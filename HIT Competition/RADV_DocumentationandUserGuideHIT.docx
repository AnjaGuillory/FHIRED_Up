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4C0A43" w14:textId="77777777" w:rsidR="005516FE" w:rsidRDefault="005516FE" w:rsidP="001F5E5B">
      <w:pPr>
        <w:spacing w:beforeAutospacing="1" w:after="100" w:afterAutospacing="1" w:line="240" w:lineRule="auto"/>
        <w:outlineLvl w:val="2"/>
        <w:rPr>
          <w:rFonts w:eastAsia="Times New Roman"/>
          <w:b/>
          <w:bCs/>
          <w:sz w:val="27"/>
          <w:szCs w:val="27"/>
        </w:rPr>
      </w:pPr>
    </w:p>
    <w:p w14:paraId="3732697B" w14:textId="77777777" w:rsidR="005516FE" w:rsidRPr="005516FE" w:rsidRDefault="005516FE" w:rsidP="00615DC4">
      <w:pPr>
        <w:pStyle w:val="Title"/>
        <w:jc w:val="center"/>
        <w:rPr>
          <w:rFonts w:eastAsia="Times New Roman"/>
        </w:rPr>
      </w:pPr>
      <w:r w:rsidRPr="005516FE">
        <w:rPr>
          <w:rFonts w:eastAsia="Times New Roman"/>
        </w:rPr>
        <w:t>RADV</w:t>
      </w:r>
    </w:p>
    <w:p w14:paraId="240575EB" w14:textId="77777777" w:rsidR="005516FE" w:rsidRPr="005516FE" w:rsidRDefault="005516FE" w:rsidP="00615DC4">
      <w:pPr>
        <w:pStyle w:val="Subtitle"/>
        <w:jc w:val="center"/>
        <w:rPr>
          <w:rFonts w:eastAsia="Times New Roman"/>
        </w:rPr>
      </w:pPr>
      <w:r w:rsidRPr="00615DC4">
        <w:t>Risk</w:t>
      </w:r>
      <w:r w:rsidRPr="005516FE">
        <w:rPr>
          <w:rFonts w:eastAsia="Times New Roman"/>
        </w:rPr>
        <w:t xml:space="preserve"> Adjustment Data Validation Tool</w:t>
      </w:r>
    </w:p>
    <w:p w14:paraId="008970DF" w14:textId="77777777" w:rsidR="005516FE" w:rsidRDefault="00514B85" w:rsidP="001F5E5B">
      <w:pPr>
        <w:spacing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0958748D" w:rsidR="00390D64" w:rsidRDefault="00F06649" w:rsidP="00246F24">
      <w:pPr>
        <w:ind w:left="2880"/>
        <w:rPr>
          <w:sz w:val="28"/>
        </w:rPr>
      </w:pPr>
      <w:r w:rsidRPr="00F06649">
        <w:t xml:space="preserve">Augusto Burgos </w:t>
      </w:r>
      <w:ins w:id="0" w:author="Jamie Richgels" w:date="2016-05-26T22:22:00Z">
        <w:r w:rsidR="00AB27C2">
          <w:tab/>
        </w:r>
        <w:r w:rsidR="00AB27C2">
          <w:tab/>
        </w:r>
      </w:ins>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ins w:id="1" w:author="Jamie Richgels" w:date="2016-05-26T22:22:00Z">
        <w:r w:rsidR="00AB27C2">
          <w:tab/>
        </w:r>
        <w:r w:rsidR="00AB27C2">
          <w:tab/>
        </w:r>
      </w:ins>
      <w:hyperlink r:id="rId10" w:history="1">
        <w:r w:rsidRPr="00AF1CAA">
          <w:rPr>
            <w:rStyle w:val="Hyperlink"/>
          </w:rPr>
          <w:t>spiroganas@gmail.com</w:t>
        </w:r>
      </w:hyperlink>
      <w:r>
        <w:t xml:space="preserve"> </w:t>
      </w:r>
      <w:r w:rsidRPr="00F06649">
        <w:br/>
        <w:t xml:space="preserve">Anja Guillory </w:t>
      </w:r>
      <w:ins w:id="2" w:author="Jamie Richgels" w:date="2016-05-26T22:22:00Z">
        <w:r w:rsidR="00AB27C2">
          <w:tab/>
        </w:r>
        <w:r w:rsidR="00AB27C2">
          <w:tab/>
        </w:r>
      </w:ins>
      <w:hyperlink r:id="rId11" w:history="1">
        <w:r w:rsidRPr="00AF1CAA">
          <w:rPr>
            <w:rStyle w:val="Hyperlink"/>
          </w:rPr>
          <w:t>anjag1993@gmail.com</w:t>
        </w:r>
      </w:hyperlink>
      <w:r>
        <w:t xml:space="preserve"> </w:t>
      </w:r>
      <w:r w:rsidRPr="00F06649">
        <w:br/>
        <w:t xml:space="preserve">Jamie Richgels </w:t>
      </w:r>
      <w:ins w:id="3" w:author="Jamie Richgels" w:date="2016-05-26T22:22:00Z">
        <w:r w:rsidR="00AB27C2">
          <w:tab/>
        </w:r>
        <w:r w:rsidR="00AB27C2">
          <w:tab/>
        </w:r>
      </w:ins>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ins w:id="4" w:author="Jamie Richgels" w:date="2016-05-26T22:22:00Z">
        <w:r w:rsidR="00AB27C2">
          <w:tab/>
        </w:r>
      </w:ins>
      <w:hyperlink r:id="rId13" w:history="1">
        <w:r w:rsidRPr="00AF1CAA">
          <w:rPr>
            <w:rStyle w:val="Hyperlink"/>
          </w:rPr>
          <w:t>dstoneburner3@gatech.edu</w:t>
        </w:r>
      </w:hyperlink>
      <w:r>
        <w:t xml:space="preserve"> </w:t>
      </w:r>
      <w:r w:rsidRPr="00F06649">
        <w:br/>
        <w:t xml:space="preserve">Tala </w:t>
      </w:r>
      <w:proofErr w:type="spellStart"/>
      <w:r w:rsidRPr="00F06649">
        <w:t>Suidan</w:t>
      </w:r>
      <w:proofErr w:type="spellEnd"/>
      <w:ins w:id="5" w:author="Jamie Richgels" w:date="2016-05-26T22:22:00Z">
        <w:r w:rsidR="00AB27C2">
          <w:tab/>
        </w:r>
        <w:r w:rsidR="00AB27C2">
          <w:tab/>
        </w:r>
      </w:ins>
      <w:del w:id="6" w:author="Jamie Richgels" w:date="2016-05-26T22:22:00Z">
        <w:r w:rsidRPr="00F06649" w:rsidDel="005F32E0">
          <w:delText xml:space="preserve"> </w:delText>
        </w:r>
      </w:del>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23111F98" w14:textId="77777777" w:rsidR="00615DC4" w:rsidRDefault="00500A2F">
      <w:pPr>
        <w:pStyle w:val="TOC1"/>
        <w:tabs>
          <w:tab w:val="right" w:leader="dot" w:pos="9350"/>
        </w:tabs>
        <w:rPr>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2063537" w:history="1">
        <w:r w:rsidR="00615DC4" w:rsidRPr="00FB7DCB">
          <w:rPr>
            <w:rStyle w:val="Hyperlink"/>
            <w:rFonts w:ascii="Times New Roman" w:eastAsia="Times New Roman" w:hAnsi="Times New Roman" w:cs="Times New Roman"/>
            <w:b/>
            <w:noProof/>
          </w:rPr>
          <w:t>Statement of Goals</w:t>
        </w:r>
        <w:r w:rsidR="00615DC4">
          <w:rPr>
            <w:noProof/>
            <w:webHidden/>
          </w:rPr>
          <w:tab/>
        </w:r>
        <w:r w:rsidR="00615DC4">
          <w:rPr>
            <w:noProof/>
            <w:webHidden/>
          </w:rPr>
          <w:fldChar w:fldCharType="begin"/>
        </w:r>
        <w:r w:rsidR="00615DC4">
          <w:rPr>
            <w:noProof/>
            <w:webHidden/>
          </w:rPr>
          <w:instrText xml:space="preserve"> PAGEREF _Toc452063537 \h </w:instrText>
        </w:r>
        <w:r w:rsidR="00615DC4">
          <w:rPr>
            <w:noProof/>
            <w:webHidden/>
          </w:rPr>
        </w:r>
        <w:r w:rsidR="00615DC4">
          <w:rPr>
            <w:noProof/>
            <w:webHidden/>
          </w:rPr>
          <w:fldChar w:fldCharType="separate"/>
        </w:r>
        <w:r w:rsidR="00615DC4">
          <w:rPr>
            <w:noProof/>
            <w:webHidden/>
          </w:rPr>
          <w:t>1</w:t>
        </w:r>
        <w:r w:rsidR="00615DC4">
          <w:rPr>
            <w:noProof/>
            <w:webHidden/>
          </w:rPr>
          <w:fldChar w:fldCharType="end"/>
        </w:r>
      </w:hyperlink>
    </w:p>
    <w:p w14:paraId="62F5D1C6" w14:textId="77777777" w:rsidR="00615DC4" w:rsidRDefault="00615DC4">
      <w:pPr>
        <w:pStyle w:val="TOC1"/>
        <w:tabs>
          <w:tab w:val="right" w:leader="dot" w:pos="9350"/>
        </w:tabs>
        <w:rPr>
          <w:noProof/>
          <w:sz w:val="22"/>
        </w:rPr>
      </w:pPr>
      <w:hyperlink w:anchor="_Toc452063538" w:history="1">
        <w:r w:rsidRPr="00FB7DCB">
          <w:rPr>
            <w:rStyle w:val="Hyperlink"/>
            <w:rFonts w:ascii="Times New Roman" w:eastAsia="Times New Roman" w:hAnsi="Times New Roman" w:cs="Times New Roman"/>
            <w:b/>
            <w:noProof/>
          </w:rPr>
          <w:t>Background Information</w:t>
        </w:r>
        <w:r>
          <w:rPr>
            <w:noProof/>
            <w:webHidden/>
          </w:rPr>
          <w:tab/>
        </w:r>
        <w:r>
          <w:rPr>
            <w:noProof/>
            <w:webHidden/>
          </w:rPr>
          <w:fldChar w:fldCharType="begin"/>
        </w:r>
        <w:r>
          <w:rPr>
            <w:noProof/>
            <w:webHidden/>
          </w:rPr>
          <w:instrText xml:space="preserve"> PAGEREF _Toc452063538 \h </w:instrText>
        </w:r>
        <w:r>
          <w:rPr>
            <w:noProof/>
            <w:webHidden/>
          </w:rPr>
        </w:r>
        <w:r>
          <w:rPr>
            <w:noProof/>
            <w:webHidden/>
          </w:rPr>
          <w:fldChar w:fldCharType="separate"/>
        </w:r>
        <w:r>
          <w:rPr>
            <w:noProof/>
            <w:webHidden/>
          </w:rPr>
          <w:t>1</w:t>
        </w:r>
        <w:r>
          <w:rPr>
            <w:noProof/>
            <w:webHidden/>
          </w:rPr>
          <w:fldChar w:fldCharType="end"/>
        </w:r>
      </w:hyperlink>
    </w:p>
    <w:p w14:paraId="0B7D84AE" w14:textId="77777777" w:rsidR="00615DC4" w:rsidRDefault="00615DC4">
      <w:pPr>
        <w:pStyle w:val="TOC2"/>
        <w:tabs>
          <w:tab w:val="right" w:leader="dot" w:pos="9350"/>
        </w:tabs>
        <w:rPr>
          <w:noProof/>
          <w:sz w:val="22"/>
        </w:rPr>
      </w:pPr>
      <w:hyperlink w:anchor="_Toc452063539" w:history="1">
        <w:r w:rsidRPr="00FB7DCB">
          <w:rPr>
            <w:rStyle w:val="Hyperlink"/>
            <w:noProof/>
          </w:rPr>
          <w:t>Example of Risk Score Error and consequences:</w:t>
        </w:r>
        <w:r>
          <w:rPr>
            <w:noProof/>
            <w:webHidden/>
          </w:rPr>
          <w:tab/>
        </w:r>
        <w:r>
          <w:rPr>
            <w:noProof/>
            <w:webHidden/>
          </w:rPr>
          <w:fldChar w:fldCharType="begin"/>
        </w:r>
        <w:r>
          <w:rPr>
            <w:noProof/>
            <w:webHidden/>
          </w:rPr>
          <w:instrText xml:space="preserve"> PAGEREF _Toc452063539 \h </w:instrText>
        </w:r>
        <w:r>
          <w:rPr>
            <w:noProof/>
            <w:webHidden/>
          </w:rPr>
        </w:r>
        <w:r>
          <w:rPr>
            <w:noProof/>
            <w:webHidden/>
          </w:rPr>
          <w:fldChar w:fldCharType="separate"/>
        </w:r>
        <w:r>
          <w:rPr>
            <w:noProof/>
            <w:webHidden/>
          </w:rPr>
          <w:t>2</w:t>
        </w:r>
        <w:r>
          <w:rPr>
            <w:noProof/>
            <w:webHidden/>
          </w:rPr>
          <w:fldChar w:fldCharType="end"/>
        </w:r>
      </w:hyperlink>
    </w:p>
    <w:p w14:paraId="6957C254" w14:textId="77777777" w:rsidR="00615DC4" w:rsidRDefault="00615DC4">
      <w:pPr>
        <w:pStyle w:val="TOC1"/>
        <w:tabs>
          <w:tab w:val="right" w:leader="dot" w:pos="9350"/>
        </w:tabs>
        <w:rPr>
          <w:noProof/>
          <w:sz w:val="22"/>
        </w:rPr>
      </w:pPr>
      <w:hyperlink w:anchor="_Toc452063540" w:history="1">
        <w:r w:rsidRPr="00FB7DCB">
          <w:rPr>
            <w:rStyle w:val="Hyperlink"/>
            <w:rFonts w:ascii="Times New Roman" w:eastAsia="Times New Roman" w:hAnsi="Times New Roman" w:cs="Times New Roman"/>
            <w:b/>
            <w:noProof/>
          </w:rPr>
          <w:t>Functional Description</w:t>
        </w:r>
        <w:r>
          <w:rPr>
            <w:noProof/>
            <w:webHidden/>
          </w:rPr>
          <w:tab/>
        </w:r>
        <w:r>
          <w:rPr>
            <w:noProof/>
            <w:webHidden/>
          </w:rPr>
          <w:fldChar w:fldCharType="begin"/>
        </w:r>
        <w:r>
          <w:rPr>
            <w:noProof/>
            <w:webHidden/>
          </w:rPr>
          <w:instrText xml:space="preserve"> PAGEREF _Toc452063540 \h </w:instrText>
        </w:r>
        <w:r>
          <w:rPr>
            <w:noProof/>
            <w:webHidden/>
          </w:rPr>
        </w:r>
        <w:r>
          <w:rPr>
            <w:noProof/>
            <w:webHidden/>
          </w:rPr>
          <w:fldChar w:fldCharType="separate"/>
        </w:r>
        <w:r>
          <w:rPr>
            <w:noProof/>
            <w:webHidden/>
          </w:rPr>
          <w:t>2</w:t>
        </w:r>
        <w:r>
          <w:rPr>
            <w:noProof/>
            <w:webHidden/>
          </w:rPr>
          <w:fldChar w:fldCharType="end"/>
        </w:r>
      </w:hyperlink>
    </w:p>
    <w:p w14:paraId="66C6F66B" w14:textId="77777777" w:rsidR="00615DC4" w:rsidRDefault="00615DC4">
      <w:pPr>
        <w:pStyle w:val="TOC1"/>
        <w:tabs>
          <w:tab w:val="right" w:leader="dot" w:pos="9350"/>
        </w:tabs>
        <w:rPr>
          <w:noProof/>
          <w:sz w:val="22"/>
        </w:rPr>
      </w:pPr>
      <w:hyperlink w:anchor="_Toc452063541" w:history="1">
        <w:r w:rsidRPr="00FB7DCB">
          <w:rPr>
            <w:rStyle w:val="Hyperlink"/>
            <w:rFonts w:ascii="Times New Roman" w:eastAsia="Times New Roman" w:hAnsi="Times New Roman" w:cs="Times New Roman"/>
            <w:b/>
            <w:noProof/>
          </w:rPr>
          <w:t>Future of the Application</w:t>
        </w:r>
        <w:r>
          <w:rPr>
            <w:noProof/>
            <w:webHidden/>
          </w:rPr>
          <w:tab/>
        </w:r>
        <w:r>
          <w:rPr>
            <w:noProof/>
            <w:webHidden/>
          </w:rPr>
          <w:fldChar w:fldCharType="begin"/>
        </w:r>
        <w:r>
          <w:rPr>
            <w:noProof/>
            <w:webHidden/>
          </w:rPr>
          <w:instrText xml:space="preserve"> PAGEREF _Toc452063541 \h </w:instrText>
        </w:r>
        <w:r>
          <w:rPr>
            <w:noProof/>
            <w:webHidden/>
          </w:rPr>
        </w:r>
        <w:r>
          <w:rPr>
            <w:noProof/>
            <w:webHidden/>
          </w:rPr>
          <w:fldChar w:fldCharType="separate"/>
        </w:r>
        <w:r>
          <w:rPr>
            <w:noProof/>
            <w:webHidden/>
          </w:rPr>
          <w:t>2</w:t>
        </w:r>
        <w:r>
          <w:rPr>
            <w:noProof/>
            <w:webHidden/>
          </w:rPr>
          <w:fldChar w:fldCharType="end"/>
        </w:r>
      </w:hyperlink>
    </w:p>
    <w:p w14:paraId="79E841E8" w14:textId="77777777" w:rsidR="00615DC4" w:rsidRDefault="00615DC4">
      <w:pPr>
        <w:pStyle w:val="TOC1"/>
        <w:tabs>
          <w:tab w:val="right" w:leader="dot" w:pos="9350"/>
        </w:tabs>
        <w:rPr>
          <w:noProof/>
          <w:sz w:val="22"/>
        </w:rPr>
      </w:pPr>
      <w:hyperlink w:anchor="_Toc452063542" w:history="1">
        <w:r w:rsidRPr="00FB7DCB">
          <w:rPr>
            <w:rStyle w:val="Hyperlink"/>
            <w:rFonts w:ascii="Times New Roman" w:eastAsia="Times New Roman" w:hAnsi="Times New Roman" w:cs="Times New Roman"/>
            <w:b/>
            <w:noProof/>
          </w:rPr>
          <w:t>System Architecture</w:t>
        </w:r>
        <w:r>
          <w:rPr>
            <w:noProof/>
            <w:webHidden/>
          </w:rPr>
          <w:tab/>
        </w:r>
        <w:r>
          <w:rPr>
            <w:noProof/>
            <w:webHidden/>
          </w:rPr>
          <w:fldChar w:fldCharType="begin"/>
        </w:r>
        <w:r>
          <w:rPr>
            <w:noProof/>
            <w:webHidden/>
          </w:rPr>
          <w:instrText xml:space="preserve"> PAGEREF _Toc452063542 \h </w:instrText>
        </w:r>
        <w:r>
          <w:rPr>
            <w:noProof/>
            <w:webHidden/>
          </w:rPr>
        </w:r>
        <w:r>
          <w:rPr>
            <w:noProof/>
            <w:webHidden/>
          </w:rPr>
          <w:fldChar w:fldCharType="separate"/>
        </w:r>
        <w:r>
          <w:rPr>
            <w:noProof/>
            <w:webHidden/>
          </w:rPr>
          <w:t>3</w:t>
        </w:r>
        <w:r>
          <w:rPr>
            <w:noProof/>
            <w:webHidden/>
          </w:rPr>
          <w:fldChar w:fldCharType="end"/>
        </w:r>
      </w:hyperlink>
    </w:p>
    <w:p w14:paraId="5E3555B8" w14:textId="77777777" w:rsidR="00615DC4" w:rsidRDefault="00615DC4">
      <w:pPr>
        <w:pStyle w:val="TOC1"/>
        <w:tabs>
          <w:tab w:val="right" w:leader="dot" w:pos="9350"/>
        </w:tabs>
        <w:rPr>
          <w:noProof/>
          <w:sz w:val="22"/>
        </w:rPr>
      </w:pPr>
      <w:hyperlink w:anchor="_Toc452063543" w:history="1">
        <w:r w:rsidRPr="00FB7DCB">
          <w:rPr>
            <w:rStyle w:val="Hyperlink"/>
            <w:rFonts w:ascii="Times New Roman" w:eastAsia="Times New Roman" w:hAnsi="Times New Roman" w:cs="Times New Roman"/>
            <w:b/>
            <w:noProof/>
          </w:rPr>
          <w:t>System Requirements</w:t>
        </w:r>
        <w:r>
          <w:rPr>
            <w:noProof/>
            <w:webHidden/>
          </w:rPr>
          <w:tab/>
        </w:r>
        <w:r>
          <w:rPr>
            <w:noProof/>
            <w:webHidden/>
          </w:rPr>
          <w:fldChar w:fldCharType="begin"/>
        </w:r>
        <w:r>
          <w:rPr>
            <w:noProof/>
            <w:webHidden/>
          </w:rPr>
          <w:instrText xml:space="preserve"> PAGEREF _Toc452063543 \h </w:instrText>
        </w:r>
        <w:r>
          <w:rPr>
            <w:noProof/>
            <w:webHidden/>
          </w:rPr>
        </w:r>
        <w:r>
          <w:rPr>
            <w:noProof/>
            <w:webHidden/>
          </w:rPr>
          <w:fldChar w:fldCharType="separate"/>
        </w:r>
        <w:r>
          <w:rPr>
            <w:noProof/>
            <w:webHidden/>
          </w:rPr>
          <w:t>3</w:t>
        </w:r>
        <w:r>
          <w:rPr>
            <w:noProof/>
            <w:webHidden/>
          </w:rPr>
          <w:fldChar w:fldCharType="end"/>
        </w:r>
      </w:hyperlink>
    </w:p>
    <w:p w14:paraId="3F26582C" w14:textId="77777777" w:rsidR="00615DC4" w:rsidRDefault="00615DC4">
      <w:pPr>
        <w:pStyle w:val="TOC1"/>
        <w:tabs>
          <w:tab w:val="right" w:leader="dot" w:pos="9350"/>
        </w:tabs>
        <w:rPr>
          <w:noProof/>
          <w:sz w:val="22"/>
        </w:rPr>
      </w:pPr>
      <w:hyperlink w:anchor="_Toc452063544" w:history="1">
        <w:r w:rsidRPr="00FB7DCB">
          <w:rPr>
            <w:rStyle w:val="Hyperlink"/>
            <w:rFonts w:ascii="Times New Roman" w:eastAsia="Times New Roman" w:hAnsi="Times New Roman" w:cs="Times New Roman"/>
            <w:b/>
            <w:noProof/>
          </w:rPr>
          <w:t>User Interface</w:t>
        </w:r>
        <w:r>
          <w:rPr>
            <w:noProof/>
            <w:webHidden/>
          </w:rPr>
          <w:tab/>
        </w:r>
        <w:r>
          <w:rPr>
            <w:noProof/>
            <w:webHidden/>
          </w:rPr>
          <w:fldChar w:fldCharType="begin"/>
        </w:r>
        <w:r>
          <w:rPr>
            <w:noProof/>
            <w:webHidden/>
          </w:rPr>
          <w:instrText xml:space="preserve"> PAGEREF _Toc452063544 \h </w:instrText>
        </w:r>
        <w:r>
          <w:rPr>
            <w:noProof/>
            <w:webHidden/>
          </w:rPr>
        </w:r>
        <w:r>
          <w:rPr>
            <w:noProof/>
            <w:webHidden/>
          </w:rPr>
          <w:fldChar w:fldCharType="separate"/>
        </w:r>
        <w:r>
          <w:rPr>
            <w:noProof/>
            <w:webHidden/>
          </w:rPr>
          <w:t>4</w:t>
        </w:r>
        <w:r>
          <w:rPr>
            <w:noProof/>
            <w:webHidden/>
          </w:rPr>
          <w:fldChar w:fldCharType="end"/>
        </w:r>
      </w:hyperlink>
    </w:p>
    <w:p w14:paraId="3D117224" w14:textId="77777777" w:rsidR="00615DC4" w:rsidRDefault="00615DC4">
      <w:pPr>
        <w:pStyle w:val="TOC1"/>
        <w:tabs>
          <w:tab w:val="right" w:leader="dot" w:pos="9350"/>
        </w:tabs>
        <w:rPr>
          <w:noProof/>
          <w:sz w:val="22"/>
        </w:rPr>
      </w:pPr>
      <w:hyperlink w:anchor="_Toc452063545" w:history="1">
        <w:r w:rsidRPr="00FB7DCB">
          <w:rPr>
            <w:rStyle w:val="Hyperlink"/>
            <w:rFonts w:ascii="Times New Roman" w:eastAsia="Times New Roman" w:hAnsi="Times New Roman" w:cs="Times New Roman"/>
            <w:b/>
            <w:noProof/>
          </w:rPr>
          <w:t>Acronyms &amp; Abbreviations</w:t>
        </w:r>
        <w:r>
          <w:rPr>
            <w:noProof/>
            <w:webHidden/>
          </w:rPr>
          <w:tab/>
        </w:r>
        <w:r>
          <w:rPr>
            <w:noProof/>
            <w:webHidden/>
          </w:rPr>
          <w:fldChar w:fldCharType="begin"/>
        </w:r>
        <w:r>
          <w:rPr>
            <w:noProof/>
            <w:webHidden/>
          </w:rPr>
          <w:instrText xml:space="preserve"> PAGEREF _Toc452063545 \h </w:instrText>
        </w:r>
        <w:r>
          <w:rPr>
            <w:noProof/>
            <w:webHidden/>
          </w:rPr>
        </w:r>
        <w:r>
          <w:rPr>
            <w:noProof/>
            <w:webHidden/>
          </w:rPr>
          <w:fldChar w:fldCharType="separate"/>
        </w:r>
        <w:r>
          <w:rPr>
            <w:noProof/>
            <w:webHidden/>
          </w:rPr>
          <w:t>4</w:t>
        </w:r>
        <w:r>
          <w:rPr>
            <w:noProof/>
            <w:webHidden/>
          </w:rPr>
          <w:fldChar w:fldCharType="end"/>
        </w:r>
      </w:hyperlink>
    </w:p>
    <w:p w14:paraId="6154A6F8" w14:textId="77777777" w:rsidR="00615DC4" w:rsidRDefault="00615DC4">
      <w:pPr>
        <w:pStyle w:val="TOC1"/>
        <w:tabs>
          <w:tab w:val="right" w:leader="dot" w:pos="9350"/>
        </w:tabs>
        <w:rPr>
          <w:noProof/>
          <w:sz w:val="22"/>
        </w:rPr>
      </w:pPr>
      <w:hyperlink w:anchor="_Toc452063546" w:history="1">
        <w:r w:rsidRPr="00FB7DCB">
          <w:rPr>
            <w:rStyle w:val="Hyperlink"/>
            <w:rFonts w:ascii="Times New Roman" w:hAnsi="Times New Roman" w:cs="Times New Roman"/>
            <w:b/>
            <w:noProof/>
          </w:rPr>
          <w:t>User Access Levels</w:t>
        </w:r>
        <w:r>
          <w:rPr>
            <w:noProof/>
            <w:webHidden/>
          </w:rPr>
          <w:tab/>
        </w:r>
        <w:r>
          <w:rPr>
            <w:noProof/>
            <w:webHidden/>
          </w:rPr>
          <w:fldChar w:fldCharType="begin"/>
        </w:r>
        <w:r>
          <w:rPr>
            <w:noProof/>
            <w:webHidden/>
          </w:rPr>
          <w:instrText xml:space="preserve"> PAGEREF _Toc452063546 \h </w:instrText>
        </w:r>
        <w:r>
          <w:rPr>
            <w:noProof/>
            <w:webHidden/>
          </w:rPr>
        </w:r>
        <w:r>
          <w:rPr>
            <w:noProof/>
            <w:webHidden/>
          </w:rPr>
          <w:fldChar w:fldCharType="separate"/>
        </w:r>
        <w:r>
          <w:rPr>
            <w:noProof/>
            <w:webHidden/>
          </w:rPr>
          <w:t>4</w:t>
        </w:r>
        <w:r>
          <w:rPr>
            <w:noProof/>
            <w:webHidden/>
          </w:rPr>
          <w:fldChar w:fldCharType="end"/>
        </w:r>
      </w:hyperlink>
    </w:p>
    <w:p w14:paraId="07965469" w14:textId="77777777" w:rsidR="00615DC4" w:rsidRDefault="00615DC4">
      <w:pPr>
        <w:pStyle w:val="TOC1"/>
        <w:tabs>
          <w:tab w:val="right" w:leader="dot" w:pos="9350"/>
        </w:tabs>
        <w:rPr>
          <w:noProof/>
          <w:sz w:val="22"/>
        </w:rPr>
      </w:pPr>
      <w:hyperlink w:anchor="_Toc452063547" w:history="1">
        <w:r w:rsidRPr="00FB7DCB">
          <w:rPr>
            <w:rStyle w:val="Hyperlink"/>
            <w:rFonts w:ascii="Times New Roman" w:hAnsi="Times New Roman" w:cs="Times New Roman"/>
            <w:b/>
            <w:noProof/>
          </w:rPr>
          <w:t>Constraints</w:t>
        </w:r>
        <w:r>
          <w:rPr>
            <w:noProof/>
            <w:webHidden/>
          </w:rPr>
          <w:tab/>
        </w:r>
        <w:r>
          <w:rPr>
            <w:noProof/>
            <w:webHidden/>
          </w:rPr>
          <w:fldChar w:fldCharType="begin"/>
        </w:r>
        <w:r>
          <w:rPr>
            <w:noProof/>
            <w:webHidden/>
          </w:rPr>
          <w:instrText xml:space="preserve"> PAGEREF _Toc452063547 \h </w:instrText>
        </w:r>
        <w:r>
          <w:rPr>
            <w:noProof/>
            <w:webHidden/>
          </w:rPr>
        </w:r>
        <w:r>
          <w:rPr>
            <w:noProof/>
            <w:webHidden/>
          </w:rPr>
          <w:fldChar w:fldCharType="separate"/>
        </w:r>
        <w:r>
          <w:rPr>
            <w:noProof/>
            <w:webHidden/>
          </w:rPr>
          <w:t>4</w:t>
        </w:r>
        <w:r>
          <w:rPr>
            <w:noProof/>
            <w:webHidden/>
          </w:rPr>
          <w:fldChar w:fldCharType="end"/>
        </w:r>
      </w:hyperlink>
    </w:p>
    <w:p w14:paraId="2D30EB3B" w14:textId="77777777" w:rsidR="00615DC4" w:rsidRDefault="00615DC4">
      <w:pPr>
        <w:pStyle w:val="TOC1"/>
        <w:tabs>
          <w:tab w:val="right" w:leader="dot" w:pos="9350"/>
        </w:tabs>
        <w:rPr>
          <w:noProof/>
          <w:sz w:val="22"/>
        </w:rPr>
      </w:pPr>
      <w:hyperlink w:anchor="_Toc452063548" w:history="1">
        <w:r w:rsidRPr="00FB7DCB">
          <w:rPr>
            <w:rStyle w:val="Hyperlink"/>
            <w:rFonts w:ascii="Times New Roman" w:hAnsi="Times New Roman" w:cs="Times New Roman"/>
            <w:b/>
            <w:noProof/>
          </w:rPr>
          <w:t>GitHub Repository</w:t>
        </w:r>
        <w:r>
          <w:rPr>
            <w:noProof/>
            <w:webHidden/>
          </w:rPr>
          <w:tab/>
        </w:r>
        <w:r>
          <w:rPr>
            <w:noProof/>
            <w:webHidden/>
          </w:rPr>
          <w:fldChar w:fldCharType="begin"/>
        </w:r>
        <w:r>
          <w:rPr>
            <w:noProof/>
            <w:webHidden/>
          </w:rPr>
          <w:instrText xml:space="preserve"> PAGEREF _Toc452063548 \h </w:instrText>
        </w:r>
        <w:r>
          <w:rPr>
            <w:noProof/>
            <w:webHidden/>
          </w:rPr>
        </w:r>
        <w:r>
          <w:rPr>
            <w:noProof/>
            <w:webHidden/>
          </w:rPr>
          <w:fldChar w:fldCharType="separate"/>
        </w:r>
        <w:r>
          <w:rPr>
            <w:noProof/>
            <w:webHidden/>
          </w:rPr>
          <w:t>4</w:t>
        </w:r>
        <w:r>
          <w:rPr>
            <w:noProof/>
            <w:webHidden/>
          </w:rPr>
          <w:fldChar w:fldCharType="end"/>
        </w:r>
      </w:hyperlink>
    </w:p>
    <w:p w14:paraId="48BCFAEB" w14:textId="77777777" w:rsidR="00615DC4" w:rsidRDefault="00615DC4">
      <w:pPr>
        <w:pStyle w:val="TOC1"/>
        <w:tabs>
          <w:tab w:val="right" w:leader="dot" w:pos="9350"/>
        </w:tabs>
        <w:rPr>
          <w:noProof/>
          <w:sz w:val="22"/>
        </w:rPr>
      </w:pPr>
      <w:hyperlink w:anchor="_Toc452063549" w:history="1">
        <w:r w:rsidRPr="00FB7DCB">
          <w:rPr>
            <w:rStyle w:val="Hyperlink"/>
            <w:rFonts w:ascii="Times New Roman" w:hAnsi="Times New Roman" w:cs="Times New Roman"/>
            <w:b/>
            <w:noProof/>
          </w:rPr>
          <w:t>Using RADV</w:t>
        </w:r>
        <w:r>
          <w:rPr>
            <w:noProof/>
            <w:webHidden/>
          </w:rPr>
          <w:tab/>
        </w:r>
        <w:r>
          <w:rPr>
            <w:noProof/>
            <w:webHidden/>
          </w:rPr>
          <w:fldChar w:fldCharType="begin"/>
        </w:r>
        <w:r>
          <w:rPr>
            <w:noProof/>
            <w:webHidden/>
          </w:rPr>
          <w:instrText xml:space="preserve"> PAGEREF _Toc452063549 \h </w:instrText>
        </w:r>
        <w:r>
          <w:rPr>
            <w:noProof/>
            <w:webHidden/>
          </w:rPr>
        </w:r>
        <w:r>
          <w:rPr>
            <w:noProof/>
            <w:webHidden/>
          </w:rPr>
          <w:fldChar w:fldCharType="separate"/>
        </w:r>
        <w:r>
          <w:rPr>
            <w:noProof/>
            <w:webHidden/>
          </w:rPr>
          <w:t>5</w:t>
        </w:r>
        <w:r>
          <w:rPr>
            <w:noProof/>
            <w:webHidden/>
          </w:rPr>
          <w:fldChar w:fldCharType="end"/>
        </w:r>
      </w:hyperlink>
    </w:p>
    <w:p w14:paraId="14F2E3F6" w14:textId="77777777" w:rsidR="00615DC4" w:rsidRDefault="00615DC4">
      <w:pPr>
        <w:pStyle w:val="TOC2"/>
        <w:tabs>
          <w:tab w:val="right" w:leader="dot" w:pos="9350"/>
        </w:tabs>
        <w:rPr>
          <w:noProof/>
          <w:sz w:val="22"/>
        </w:rPr>
      </w:pPr>
      <w:hyperlink w:anchor="_Toc452063550" w:history="1">
        <w:r w:rsidRPr="00FB7DCB">
          <w:rPr>
            <w:rStyle w:val="Hyperlink"/>
            <w:noProof/>
          </w:rPr>
          <w:t>Login</w:t>
        </w:r>
        <w:r>
          <w:rPr>
            <w:noProof/>
            <w:webHidden/>
          </w:rPr>
          <w:tab/>
        </w:r>
        <w:r>
          <w:rPr>
            <w:noProof/>
            <w:webHidden/>
          </w:rPr>
          <w:fldChar w:fldCharType="begin"/>
        </w:r>
        <w:r>
          <w:rPr>
            <w:noProof/>
            <w:webHidden/>
          </w:rPr>
          <w:instrText xml:space="preserve"> PAGEREF _Toc452063550 \h </w:instrText>
        </w:r>
        <w:r>
          <w:rPr>
            <w:noProof/>
            <w:webHidden/>
          </w:rPr>
        </w:r>
        <w:r>
          <w:rPr>
            <w:noProof/>
            <w:webHidden/>
          </w:rPr>
          <w:fldChar w:fldCharType="separate"/>
        </w:r>
        <w:r>
          <w:rPr>
            <w:noProof/>
            <w:webHidden/>
          </w:rPr>
          <w:t>5</w:t>
        </w:r>
        <w:r>
          <w:rPr>
            <w:noProof/>
            <w:webHidden/>
          </w:rPr>
          <w:fldChar w:fldCharType="end"/>
        </w:r>
      </w:hyperlink>
    </w:p>
    <w:p w14:paraId="45201EFF" w14:textId="77777777" w:rsidR="00615DC4" w:rsidRDefault="00615DC4">
      <w:pPr>
        <w:pStyle w:val="TOC2"/>
        <w:tabs>
          <w:tab w:val="right" w:leader="dot" w:pos="9350"/>
        </w:tabs>
        <w:rPr>
          <w:noProof/>
          <w:sz w:val="22"/>
        </w:rPr>
      </w:pPr>
      <w:hyperlink w:anchor="_Toc452063551" w:history="1">
        <w:r w:rsidRPr="00FB7DCB">
          <w:rPr>
            <w:rStyle w:val="Hyperlink"/>
            <w:rFonts w:eastAsiaTheme="minorHAnsi"/>
            <w:noProof/>
          </w:rPr>
          <w:t>Patient Lookup</w:t>
        </w:r>
        <w:r>
          <w:rPr>
            <w:noProof/>
            <w:webHidden/>
          </w:rPr>
          <w:tab/>
        </w:r>
        <w:r>
          <w:rPr>
            <w:noProof/>
            <w:webHidden/>
          </w:rPr>
          <w:fldChar w:fldCharType="begin"/>
        </w:r>
        <w:r>
          <w:rPr>
            <w:noProof/>
            <w:webHidden/>
          </w:rPr>
          <w:instrText xml:space="preserve"> PAGEREF _Toc452063551 \h </w:instrText>
        </w:r>
        <w:r>
          <w:rPr>
            <w:noProof/>
            <w:webHidden/>
          </w:rPr>
        </w:r>
        <w:r>
          <w:rPr>
            <w:noProof/>
            <w:webHidden/>
          </w:rPr>
          <w:fldChar w:fldCharType="separate"/>
        </w:r>
        <w:r>
          <w:rPr>
            <w:noProof/>
            <w:webHidden/>
          </w:rPr>
          <w:t>5</w:t>
        </w:r>
        <w:r>
          <w:rPr>
            <w:noProof/>
            <w:webHidden/>
          </w:rPr>
          <w:fldChar w:fldCharType="end"/>
        </w:r>
      </w:hyperlink>
    </w:p>
    <w:p w14:paraId="7C51F32D" w14:textId="77777777" w:rsidR="00615DC4" w:rsidRDefault="00615DC4">
      <w:pPr>
        <w:pStyle w:val="TOC2"/>
        <w:tabs>
          <w:tab w:val="right" w:leader="dot" w:pos="9350"/>
        </w:tabs>
        <w:rPr>
          <w:noProof/>
          <w:sz w:val="22"/>
        </w:rPr>
      </w:pPr>
      <w:hyperlink w:anchor="_Toc452063552" w:history="1">
        <w:r w:rsidRPr="00FB7DCB">
          <w:rPr>
            <w:rStyle w:val="Hyperlink"/>
            <w:noProof/>
          </w:rPr>
          <w:t>Patient Display</w:t>
        </w:r>
        <w:r>
          <w:rPr>
            <w:noProof/>
            <w:webHidden/>
          </w:rPr>
          <w:tab/>
        </w:r>
        <w:r>
          <w:rPr>
            <w:noProof/>
            <w:webHidden/>
          </w:rPr>
          <w:fldChar w:fldCharType="begin"/>
        </w:r>
        <w:r>
          <w:rPr>
            <w:noProof/>
            <w:webHidden/>
          </w:rPr>
          <w:instrText xml:space="preserve"> PAGEREF _Toc452063552 \h </w:instrText>
        </w:r>
        <w:r>
          <w:rPr>
            <w:noProof/>
            <w:webHidden/>
          </w:rPr>
        </w:r>
        <w:r>
          <w:rPr>
            <w:noProof/>
            <w:webHidden/>
          </w:rPr>
          <w:fldChar w:fldCharType="separate"/>
        </w:r>
        <w:r>
          <w:rPr>
            <w:noProof/>
            <w:webHidden/>
          </w:rPr>
          <w:t>6</w:t>
        </w:r>
        <w:r>
          <w:rPr>
            <w:noProof/>
            <w:webHidden/>
          </w:rPr>
          <w:fldChar w:fldCharType="end"/>
        </w:r>
      </w:hyperlink>
    </w:p>
    <w:p w14:paraId="6EEAFDAE" w14:textId="77777777" w:rsidR="00615DC4" w:rsidRDefault="00615DC4">
      <w:pPr>
        <w:pStyle w:val="TOC2"/>
        <w:tabs>
          <w:tab w:val="right" w:leader="dot" w:pos="9350"/>
        </w:tabs>
        <w:rPr>
          <w:noProof/>
          <w:sz w:val="22"/>
        </w:rPr>
      </w:pPr>
      <w:hyperlink w:anchor="_Toc452063553" w:history="1">
        <w:r w:rsidRPr="00FB7DCB">
          <w:rPr>
            <w:rStyle w:val="Hyperlink"/>
            <w:noProof/>
          </w:rPr>
          <w:t>Candidate Risk Score Meter</w:t>
        </w:r>
        <w:r>
          <w:rPr>
            <w:noProof/>
            <w:webHidden/>
          </w:rPr>
          <w:tab/>
        </w:r>
        <w:r>
          <w:rPr>
            <w:noProof/>
            <w:webHidden/>
          </w:rPr>
          <w:fldChar w:fldCharType="begin"/>
        </w:r>
        <w:r>
          <w:rPr>
            <w:noProof/>
            <w:webHidden/>
          </w:rPr>
          <w:instrText xml:space="preserve"> PAGEREF _Toc452063553 \h </w:instrText>
        </w:r>
        <w:r>
          <w:rPr>
            <w:noProof/>
            <w:webHidden/>
          </w:rPr>
        </w:r>
        <w:r>
          <w:rPr>
            <w:noProof/>
            <w:webHidden/>
          </w:rPr>
          <w:fldChar w:fldCharType="separate"/>
        </w:r>
        <w:r>
          <w:rPr>
            <w:noProof/>
            <w:webHidden/>
          </w:rPr>
          <w:t>8</w:t>
        </w:r>
        <w:r>
          <w:rPr>
            <w:noProof/>
            <w:webHidden/>
          </w:rPr>
          <w:fldChar w:fldCharType="end"/>
        </w:r>
      </w:hyperlink>
    </w:p>
    <w:p w14:paraId="4812F1A0" w14:textId="77777777" w:rsidR="00615DC4" w:rsidRDefault="00615DC4">
      <w:pPr>
        <w:pStyle w:val="TOC2"/>
        <w:tabs>
          <w:tab w:val="right" w:leader="dot" w:pos="9350"/>
        </w:tabs>
        <w:rPr>
          <w:noProof/>
          <w:sz w:val="22"/>
        </w:rPr>
      </w:pPr>
      <w:hyperlink w:anchor="_Toc452063554" w:history="1">
        <w:r w:rsidRPr="00FB7DCB">
          <w:rPr>
            <w:rStyle w:val="Hyperlink"/>
            <w:noProof/>
          </w:rPr>
          <w:t>Viewing Current Year HCCs</w:t>
        </w:r>
        <w:r>
          <w:rPr>
            <w:noProof/>
            <w:webHidden/>
          </w:rPr>
          <w:tab/>
        </w:r>
        <w:r>
          <w:rPr>
            <w:noProof/>
            <w:webHidden/>
          </w:rPr>
          <w:fldChar w:fldCharType="begin"/>
        </w:r>
        <w:r>
          <w:rPr>
            <w:noProof/>
            <w:webHidden/>
          </w:rPr>
          <w:instrText xml:space="preserve"> PAGEREF _Toc452063554 \h </w:instrText>
        </w:r>
        <w:r>
          <w:rPr>
            <w:noProof/>
            <w:webHidden/>
          </w:rPr>
        </w:r>
        <w:r>
          <w:rPr>
            <w:noProof/>
            <w:webHidden/>
          </w:rPr>
          <w:fldChar w:fldCharType="separate"/>
        </w:r>
        <w:r>
          <w:rPr>
            <w:noProof/>
            <w:webHidden/>
          </w:rPr>
          <w:t>8</w:t>
        </w:r>
        <w:r>
          <w:rPr>
            <w:noProof/>
            <w:webHidden/>
          </w:rPr>
          <w:fldChar w:fldCharType="end"/>
        </w:r>
      </w:hyperlink>
    </w:p>
    <w:p w14:paraId="19CC52E1" w14:textId="77777777" w:rsidR="00615DC4" w:rsidRDefault="00615DC4">
      <w:pPr>
        <w:pStyle w:val="TOC2"/>
        <w:tabs>
          <w:tab w:val="right" w:leader="dot" w:pos="9350"/>
        </w:tabs>
        <w:rPr>
          <w:noProof/>
          <w:sz w:val="22"/>
        </w:rPr>
      </w:pPr>
      <w:hyperlink w:anchor="_Toc452063555" w:history="1">
        <w:r w:rsidRPr="00FB7DCB">
          <w:rPr>
            <w:rStyle w:val="Hyperlink"/>
            <w:noProof/>
          </w:rPr>
          <w:t>Viewing Candidate HCCs</w:t>
        </w:r>
        <w:r>
          <w:rPr>
            <w:noProof/>
            <w:webHidden/>
          </w:rPr>
          <w:tab/>
        </w:r>
        <w:r>
          <w:rPr>
            <w:noProof/>
            <w:webHidden/>
          </w:rPr>
          <w:fldChar w:fldCharType="begin"/>
        </w:r>
        <w:r>
          <w:rPr>
            <w:noProof/>
            <w:webHidden/>
          </w:rPr>
          <w:instrText xml:space="preserve"> PAGEREF _Toc452063555 \h </w:instrText>
        </w:r>
        <w:r>
          <w:rPr>
            <w:noProof/>
            <w:webHidden/>
          </w:rPr>
        </w:r>
        <w:r>
          <w:rPr>
            <w:noProof/>
            <w:webHidden/>
          </w:rPr>
          <w:fldChar w:fldCharType="separate"/>
        </w:r>
        <w:r>
          <w:rPr>
            <w:noProof/>
            <w:webHidden/>
          </w:rPr>
          <w:t>9</w:t>
        </w:r>
        <w:r>
          <w:rPr>
            <w:noProof/>
            <w:webHidden/>
          </w:rPr>
          <w:fldChar w:fldCharType="end"/>
        </w:r>
      </w:hyperlink>
    </w:p>
    <w:p w14:paraId="4E944DB7" w14:textId="77777777" w:rsidR="00615DC4" w:rsidRDefault="00615DC4">
      <w:pPr>
        <w:pStyle w:val="TOC2"/>
        <w:tabs>
          <w:tab w:val="right" w:leader="dot" w:pos="9350"/>
        </w:tabs>
        <w:rPr>
          <w:noProof/>
          <w:sz w:val="22"/>
        </w:rPr>
      </w:pPr>
      <w:hyperlink w:anchor="_Toc452063556" w:history="1">
        <w:r w:rsidRPr="00FB7DCB">
          <w:rPr>
            <w:rStyle w:val="Hyperlink"/>
            <w:noProof/>
          </w:rPr>
          <w:t>Adding an HCC</w:t>
        </w:r>
        <w:r>
          <w:rPr>
            <w:noProof/>
            <w:webHidden/>
          </w:rPr>
          <w:tab/>
        </w:r>
        <w:r>
          <w:rPr>
            <w:noProof/>
            <w:webHidden/>
          </w:rPr>
          <w:fldChar w:fldCharType="begin"/>
        </w:r>
        <w:r>
          <w:rPr>
            <w:noProof/>
            <w:webHidden/>
          </w:rPr>
          <w:instrText xml:space="preserve"> PAGEREF _Toc452063556 \h </w:instrText>
        </w:r>
        <w:r>
          <w:rPr>
            <w:noProof/>
            <w:webHidden/>
          </w:rPr>
        </w:r>
        <w:r>
          <w:rPr>
            <w:noProof/>
            <w:webHidden/>
          </w:rPr>
          <w:fldChar w:fldCharType="separate"/>
        </w:r>
        <w:r>
          <w:rPr>
            <w:noProof/>
            <w:webHidden/>
          </w:rPr>
          <w:t>10</w:t>
        </w:r>
        <w:r>
          <w:rPr>
            <w:noProof/>
            <w:webHidden/>
          </w:rPr>
          <w:fldChar w:fldCharType="end"/>
        </w:r>
      </w:hyperlink>
    </w:p>
    <w:p w14:paraId="2A76465D" w14:textId="77777777" w:rsidR="00615DC4" w:rsidRDefault="00615DC4">
      <w:pPr>
        <w:pStyle w:val="TOC2"/>
        <w:tabs>
          <w:tab w:val="right" w:leader="dot" w:pos="9350"/>
        </w:tabs>
        <w:rPr>
          <w:noProof/>
          <w:sz w:val="22"/>
        </w:rPr>
      </w:pPr>
      <w:hyperlink w:anchor="_Toc452063557" w:history="1">
        <w:r w:rsidRPr="00FB7DCB">
          <w:rPr>
            <w:rStyle w:val="Hyperlink"/>
            <w:noProof/>
          </w:rPr>
          <w:t>Rejecting HCCs</w:t>
        </w:r>
        <w:r>
          <w:rPr>
            <w:noProof/>
            <w:webHidden/>
          </w:rPr>
          <w:tab/>
        </w:r>
        <w:r>
          <w:rPr>
            <w:noProof/>
            <w:webHidden/>
          </w:rPr>
          <w:fldChar w:fldCharType="begin"/>
        </w:r>
        <w:r>
          <w:rPr>
            <w:noProof/>
            <w:webHidden/>
          </w:rPr>
          <w:instrText xml:space="preserve"> PAGEREF _Toc452063557 \h </w:instrText>
        </w:r>
        <w:r>
          <w:rPr>
            <w:noProof/>
            <w:webHidden/>
          </w:rPr>
        </w:r>
        <w:r>
          <w:rPr>
            <w:noProof/>
            <w:webHidden/>
          </w:rPr>
          <w:fldChar w:fldCharType="separate"/>
        </w:r>
        <w:r>
          <w:rPr>
            <w:noProof/>
            <w:webHidden/>
          </w:rPr>
          <w:t>11</w:t>
        </w:r>
        <w:r>
          <w:rPr>
            <w:noProof/>
            <w:webHidden/>
          </w:rPr>
          <w:fldChar w:fldCharType="end"/>
        </w:r>
      </w:hyperlink>
    </w:p>
    <w:p w14:paraId="1676324F" w14:textId="77777777" w:rsidR="00615DC4" w:rsidRDefault="00615DC4">
      <w:pPr>
        <w:pStyle w:val="TOC2"/>
        <w:tabs>
          <w:tab w:val="right" w:leader="dot" w:pos="9350"/>
        </w:tabs>
        <w:rPr>
          <w:noProof/>
          <w:sz w:val="22"/>
        </w:rPr>
      </w:pPr>
      <w:hyperlink w:anchor="_Toc452063558" w:history="1">
        <w:r w:rsidRPr="00FB7DCB">
          <w:rPr>
            <w:rStyle w:val="Hyperlink"/>
            <w:noProof/>
          </w:rPr>
          <w:t>Look up another patient</w:t>
        </w:r>
        <w:r>
          <w:rPr>
            <w:noProof/>
            <w:webHidden/>
          </w:rPr>
          <w:tab/>
        </w:r>
        <w:r>
          <w:rPr>
            <w:noProof/>
            <w:webHidden/>
          </w:rPr>
          <w:fldChar w:fldCharType="begin"/>
        </w:r>
        <w:r>
          <w:rPr>
            <w:noProof/>
            <w:webHidden/>
          </w:rPr>
          <w:instrText xml:space="preserve"> PAGEREF _Toc452063558 \h </w:instrText>
        </w:r>
        <w:r>
          <w:rPr>
            <w:noProof/>
            <w:webHidden/>
          </w:rPr>
        </w:r>
        <w:r>
          <w:rPr>
            <w:noProof/>
            <w:webHidden/>
          </w:rPr>
          <w:fldChar w:fldCharType="separate"/>
        </w:r>
        <w:r>
          <w:rPr>
            <w:noProof/>
            <w:webHidden/>
          </w:rPr>
          <w:t>13</w:t>
        </w:r>
        <w:r>
          <w:rPr>
            <w:noProof/>
            <w:webHidden/>
          </w:rPr>
          <w:fldChar w:fldCharType="end"/>
        </w:r>
      </w:hyperlink>
    </w:p>
    <w:p w14:paraId="4F74AFFA" w14:textId="77777777" w:rsidR="00615DC4" w:rsidRDefault="00615DC4">
      <w:pPr>
        <w:pStyle w:val="TOC2"/>
        <w:tabs>
          <w:tab w:val="right" w:leader="dot" w:pos="9350"/>
        </w:tabs>
        <w:rPr>
          <w:noProof/>
          <w:sz w:val="22"/>
        </w:rPr>
      </w:pPr>
      <w:hyperlink w:anchor="_Toc452063559" w:history="1">
        <w:r w:rsidRPr="00FB7DCB">
          <w:rPr>
            <w:rStyle w:val="Hyperlink"/>
            <w:noProof/>
          </w:rPr>
          <w:t>Logout</w:t>
        </w:r>
        <w:r>
          <w:rPr>
            <w:noProof/>
            <w:webHidden/>
          </w:rPr>
          <w:tab/>
        </w:r>
        <w:r>
          <w:rPr>
            <w:noProof/>
            <w:webHidden/>
          </w:rPr>
          <w:fldChar w:fldCharType="begin"/>
        </w:r>
        <w:r>
          <w:rPr>
            <w:noProof/>
            <w:webHidden/>
          </w:rPr>
          <w:instrText xml:space="preserve"> PAGEREF _Toc452063559 \h </w:instrText>
        </w:r>
        <w:r>
          <w:rPr>
            <w:noProof/>
            <w:webHidden/>
          </w:rPr>
        </w:r>
        <w:r>
          <w:rPr>
            <w:noProof/>
            <w:webHidden/>
          </w:rPr>
          <w:fldChar w:fldCharType="separate"/>
        </w:r>
        <w:r>
          <w:rPr>
            <w:noProof/>
            <w:webHidden/>
          </w:rPr>
          <w:t>13</w:t>
        </w:r>
        <w:r>
          <w:rPr>
            <w:noProof/>
            <w:webHidden/>
          </w:rPr>
          <w:fldChar w:fldCharType="end"/>
        </w:r>
      </w:hyperlink>
    </w:p>
    <w:p w14:paraId="4A8FFB43" w14:textId="77777777" w:rsidR="00615DC4" w:rsidRDefault="00615DC4">
      <w:pPr>
        <w:pStyle w:val="TOC2"/>
        <w:tabs>
          <w:tab w:val="right" w:leader="dot" w:pos="9350"/>
        </w:tabs>
        <w:rPr>
          <w:noProof/>
          <w:sz w:val="22"/>
        </w:rPr>
      </w:pPr>
      <w:hyperlink w:anchor="_Toc452063560" w:history="1">
        <w:r w:rsidRPr="00FB7DCB">
          <w:rPr>
            <w:rStyle w:val="Hyperlink"/>
            <w:noProof/>
          </w:rPr>
          <w:t>Data Recording</w:t>
        </w:r>
        <w:r>
          <w:rPr>
            <w:noProof/>
            <w:webHidden/>
          </w:rPr>
          <w:tab/>
        </w:r>
        <w:r>
          <w:rPr>
            <w:noProof/>
            <w:webHidden/>
          </w:rPr>
          <w:fldChar w:fldCharType="begin"/>
        </w:r>
        <w:r>
          <w:rPr>
            <w:noProof/>
            <w:webHidden/>
          </w:rPr>
          <w:instrText xml:space="preserve"> PAGEREF _Toc452063560 \h </w:instrText>
        </w:r>
        <w:r>
          <w:rPr>
            <w:noProof/>
            <w:webHidden/>
          </w:rPr>
        </w:r>
        <w:r>
          <w:rPr>
            <w:noProof/>
            <w:webHidden/>
          </w:rPr>
          <w:fldChar w:fldCharType="separate"/>
        </w:r>
        <w:r>
          <w:rPr>
            <w:noProof/>
            <w:webHidden/>
          </w:rPr>
          <w:t>13</w:t>
        </w:r>
        <w:r>
          <w:rPr>
            <w:noProof/>
            <w:webHidden/>
          </w:rPr>
          <w:fldChar w:fldCharType="end"/>
        </w:r>
      </w:hyperlink>
    </w:p>
    <w:p w14:paraId="10A71355" w14:textId="77777777" w:rsidR="00615DC4" w:rsidRDefault="00615DC4">
      <w:pPr>
        <w:pStyle w:val="TOC1"/>
        <w:tabs>
          <w:tab w:val="right" w:leader="dot" w:pos="9350"/>
        </w:tabs>
        <w:rPr>
          <w:noProof/>
          <w:sz w:val="22"/>
        </w:rPr>
      </w:pPr>
      <w:hyperlink w:anchor="_Toc452063561" w:history="1">
        <w:r w:rsidRPr="00FB7DCB">
          <w:rPr>
            <w:rStyle w:val="Hyperlink"/>
            <w:rFonts w:ascii="Times New Roman" w:hAnsi="Times New Roman" w:cs="Times New Roman"/>
            <w:b/>
            <w:noProof/>
          </w:rPr>
          <w:t>Future Improvements</w:t>
        </w:r>
        <w:r>
          <w:rPr>
            <w:noProof/>
            <w:webHidden/>
          </w:rPr>
          <w:tab/>
        </w:r>
        <w:r>
          <w:rPr>
            <w:noProof/>
            <w:webHidden/>
          </w:rPr>
          <w:fldChar w:fldCharType="begin"/>
        </w:r>
        <w:r>
          <w:rPr>
            <w:noProof/>
            <w:webHidden/>
          </w:rPr>
          <w:instrText xml:space="preserve"> PAGEREF _Toc452063561 \h </w:instrText>
        </w:r>
        <w:r>
          <w:rPr>
            <w:noProof/>
            <w:webHidden/>
          </w:rPr>
        </w:r>
        <w:r>
          <w:rPr>
            <w:noProof/>
            <w:webHidden/>
          </w:rPr>
          <w:fldChar w:fldCharType="separate"/>
        </w:r>
        <w:r>
          <w:rPr>
            <w:noProof/>
            <w:webHidden/>
          </w:rPr>
          <w:t>13</w:t>
        </w:r>
        <w:r>
          <w:rPr>
            <w:noProof/>
            <w:webHidden/>
          </w:rPr>
          <w:fldChar w:fldCharType="end"/>
        </w:r>
      </w:hyperlink>
    </w:p>
    <w:p w14:paraId="749D5D1F" w14:textId="77777777" w:rsidR="00615DC4" w:rsidRDefault="00615DC4">
      <w:pPr>
        <w:pStyle w:val="TOC1"/>
        <w:tabs>
          <w:tab w:val="right" w:leader="dot" w:pos="9350"/>
        </w:tabs>
        <w:rPr>
          <w:noProof/>
          <w:sz w:val="22"/>
        </w:rPr>
      </w:pPr>
      <w:hyperlink w:anchor="_Toc452063562" w:history="1">
        <w:r w:rsidRPr="00FB7DC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_Toc452063562 \h </w:instrText>
        </w:r>
        <w:r>
          <w:rPr>
            <w:noProof/>
            <w:webHidden/>
          </w:rPr>
        </w:r>
        <w:r>
          <w:rPr>
            <w:noProof/>
            <w:webHidden/>
          </w:rPr>
          <w:fldChar w:fldCharType="separate"/>
        </w:r>
        <w:r>
          <w:rPr>
            <w:noProof/>
            <w:webHidden/>
          </w:rPr>
          <w:t>14</w:t>
        </w:r>
        <w:r>
          <w:rPr>
            <w:noProof/>
            <w:webHidden/>
          </w:rPr>
          <w:fldChar w:fldCharType="end"/>
        </w:r>
      </w:hyperlink>
    </w:p>
    <w:p w14:paraId="0865E77D" w14:textId="63225BA2"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615DC4">
      <w:pPr>
        <w:pStyle w:val="Heading1"/>
        <w:rPr>
          <w:rFonts w:eastAsia="Times New Roman"/>
        </w:rPr>
      </w:pPr>
      <w:bookmarkStart w:id="7" w:name="_Toc452063537"/>
      <w:r w:rsidRPr="00615DC4">
        <w:lastRenderedPageBreak/>
        <w:t>Statement</w:t>
      </w:r>
      <w:r w:rsidRPr="00940DCA">
        <w:rPr>
          <w:rFonts w:eastAsia="Times New Roman"/>
        </w:rPr>
        <w:t xml:space="preserve"> of Goals</w:t>
      </w:r>
      <w:bookmarkEnd w:id="7"/>
      <w:r w:rsidR="0017772B">
        <w:rPr>
          <w:rFonts w:eastAsia="Times New Roman"/>
        </w:rPr>
        <w:t xml:space="preserve"> </w:t>
      </w:r>
    </w:p>
    <w:p w14:paraId="61C1C72F"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615DC4">
      <w:pPr>
        <w:pStyle w:val="Heading1"/>
        <w:rPr>
          <w:rFonts w:eastAsia="Times New Roman"/>
        </w:rPr>
      </w:pPr>
      <w:bookmarkStart w:id="8" w:name="_Toc452063538"/>
      <w:r w:rsidRPr="00615DC4">
        <w:t>Background</w:t>
      </w:r>
      <w:r>
        <w:rPr>
          <w:rFonts w:eastAsia="Times New Roman"/>
        </w:rPr>
        <w:t xml:space="preserve"> Information</w:t>
      </w:r>
      <w:bookmarkEnd w:id="8"/>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7326D7D" w14:textId="79C797C4" w:rsidR="0017772B" w:rsidRDefault="0017772B" w:rsidP="0007098F">
      <w:pPr>
        <w:pStyle w:val="ListParagraph"/>
        <w:numPr>
          <w:ilvl w:val="0"/>
          <w:numId w:val="10"/>
        </w:numPr>
        <w:spacing w:line="240" w:lineRule="auto"/>
        <w:jc w:val="both"/>
      </w:pPr>
      <w:r w:rsidRPr="0017772B">
        <w:t>Conduct annual comprehensive exams for members who have not yet been seen early in the year.</w:t>
      </w:r>
      <w:r w:rsidR="00BD304D">
        <w:br/>
      </w:r>
    </w:p>
    <w:p w14:paraId="15A9C06A" w14:textId="6FFEB76C" w:rsidR="0017772B" w:rsidRDefault="0017772B" w:rsidP="003654D8">
      <w:pPr>
        <w:pStyle w:val="Heading2"/>
        <w:pPrChange w:id="9" w:author="Jamie Richgels" w:date="2016-05-26T22:14:00Z">
          <w:pPr>
            <w:pStyle w:val="Heading4"/>
          </w:pPr>
        </w:pPrChange>
      </w:pPr>
      <w:bookmarkStart w:id="10" w:name="_Toc452063539"/>
      <w:r w:rsidRPr="00615DC4">
        <w:t>Example</w:t>
      </w:r>
      <w:r>
        <w:t xml:space="preserve"> of Risk Score Error </w:t>
      </w:r>
      <w:del w:id="11" w:author="Jamie Richgels" w:date="2016-05-26T22:22:00Z">
        <w:r w:rsidDel="00346563">
          <w:delText xml:space="preserve">and </w:delText>
        </w:r>
      </w:del>
      <w:ins w:id="12" w:author="Jamie Richgels" w:date="2016-05-26T22:22:00Z">
        <w:r w:rsidR="00346563">
          <w:t xml:space="preserve">&amp; </w:t>
        </w:r>
      </w:ins>
      <w:r>
        <w:t>consequences:</w:t>
      </w:r>
      <w:bookmarkEnd w:id="10"/>
    </w:p>
    <w:p w14:paraId="5B11C2EA" w14:textId="4A1032F5" w:rsidR="0017772B" w:rsidRDefault="00346563" w:rsidP="0007098F">
      <w:pPr>
        <w:spacing w:line="240" w:lineRule="auto"/>
        <w:jc w:val="both"/>
      </w:pPr>
      <w:ins w:id="13" w:author="Jamie Richgels" w:date="2016-05-26T22:23:00Z">
        <w:r>
          <w:t xml:space="preserve">A </w:t>
        </w:r>
      </w:ins>
      <w:r w:rsidR="0017772B" w:rsidRPr="0017772B">
        <w:t>68-year-old man with pneumonia, emphysema, diabetes with retin</w:t>
      </w:r>
      <w:r w:rsidR="0017772B">
        <w:t>opathy, and respiratory failure has the following risk profile</w:t>
      </w:r>
      <w:ins w:id="14" w:author="Jamie Richgels" w:date="2016-05-26T22:23:00Z">
        <w:r>
          <w:t>.</w:t>
        </w:r>
      </w:ins>
    </w:p>
    <w:p w14:paraId="4A5358D5" w14:textId="60C40FB1" w:rsidR="00346563" w:rsidRDefault="00A90B95" w:rsidP="00346563">
      <w:pPr>
        <w:keepNext/>
        <w:jc w:val="center"/>
        <w:rPr>
          <w:ins w:id="15" w:author="Jamie Richgels" w:date="2016-05-26T22:25:00Z"/>
        </w:rPr>
        <w:pPrChange w:id="16" w:author="Jamie Richgels" w:date="2016-05-26T22:25:00Z">
          <w:pPr>
            <w:keepNext/>
            <w:jc w:val="center"/>
          </w:pPr>
        </w:pPrChange>
      </w:pPr>
      <w:ins w:id="17" w:author="Jamie Richgels" w:date="2016-05-26T22:26:00Z">
        <w:r>
          <w:rPr>
            <w:noProof/>
          </w:rPr>
          <w:lastRenderedPageBreak/>
          <mc:AlternateContent>
            <mc:Choice Requires="wps">
              <w:drawing>
                <wp:anchor distT="0" distB="0" distL="114300" distR="114300" simplePos="0" relativeHeight="251685888" behindDoc="0" locked="0" layoutInCell="1" allowOverlap="1" wp14:anchorId="36FA74EA" wp14:editId="26DF3C34">
                  <wp:simplePos x="0" y="0"/>
                  <wp:positionH relativeFrom="column">
                    <wp:posOffset>323215</wp:posOffset>
                  </wp:positionH>
                  <wp:positionV relativeFrom="paragraph">
                    <wp:posOffset>2466975</wp:posOffset>
                  </wp:positionV>
                  <wp:extent cx="2734945" cy="635"/>
                  <wp:effectExtent l="0" t="0" r="8255" b="9525"/>
                  <wp:wrapSquare wrapText="bothSides"/>
                  <wp:docPr id="10" name="Text Box 10"/>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a:effectLst/>
                        </wps:spPr>
                        <wps:txbx>
                          <w:txbxContent>
                            <w:p w14:paraId="19496589" w14:textId="3CBDF56C" w:rsidR="00346563" w:rsidRPr="00A72092" w:rsidRDefault="00346563" w:rsidP="00A90B95">
                              <w:pPr>
                                <w:pStyle w:val="Caption"/>
                                <w:jc w:val="center"/>
                                <w:rPr>
                                  <w:noProof/>
                                  <w:sz w:val="20"/>
                                  <w:szCs w:val="20"/>
                                </w:rPr>
                                <w:pPrChange w:id="18" w:author="Jamie Richgels" w:date="2016-05-26T23:08:00Z">
                                  <w:pPr>
                                    <w:keepNext/>
                                    <w:jc w:val="center"/>
                                  </w:pPr>
                                </w:pPrChange>
                              </w:pPr>
                              <w:ins w:id="19" w:author="Jamie Richgels" w:date="2016-05-26T22:26:00Z">
                                <w:r>
                                  <w:t xml:space="preserve">Figure </w:t>
                                </w:r>
                                <w:r>
                                  <w:fldChar w:fldCharType="begin"/>
                                </w:r>
                                <w:r>
                                  <w:instrText xml:space="preserve"> SEQ Figure \* ARABIC </w:instrText>
                                </w:r>
                              </w:ins>
                              <w:r>
                                <w:fldChar w:fldCharType="separate"/>
                              </w:r>
                              <w:ins w:id="20" w:author="Jamie Richgels" w:date="2016-05-26T23:21:00Z">
                                <w:r w:rsidR="00307F15">
                                  <w:rPr>
                                    <w:noProof/>
                                  </w:rPr>
                                  <w:t>1</w:t>
                                </w:r>
                              </w:ins>
                              <w:ins w:id="21" w:author="Jamie Richgels" w:date="2016-05-26T22:26: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FA74EA" id="_x0000_t202" coordsize="21600,21600" o:spt="202" path="m,l,21600r21600,l21600,xe">
                  <v:stroke joinstyle="miter"/>
                  <v:path gradientshapeok="t" o:connecttype="rect"/>
                </v:shapetype>
                <v:shape id="Text Box 10" o:spid="_x0000_s1026" type="#_x0000_t202" style="position:absolute;left:0;text-align:left;margin-left:25.45pt;margin-top:194.25pt;width:215.3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RT9MgIAAG0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" stroked="f">
                  <v:textbox style="mso-fit-shape-to-text:t" inset="0,0,0,0">
                    <w:txbxContent>
                      <w:p w14:paraId="19496589" w14:textId="3CBDF56C" w:rsidR="00346563" w:rsidRPr="00A72092" w:rsidRDefault="00346563" w:rsidP="00A90B95">
                        <w:pPr>
                          <w:pStyle w:val="Caption"/>
                          <w:jc w:val="center"/>
                          <w:rPr>
                            <w:noProof/>
                            <w:sz w:val="20"/>
                            <w:szCs w:val="20"/>
                          </w:rPr>
                          <w:pPrChange w:id="22" w:author="Jamie Richgels" w:date="2016-05-26T23:08:00Z">
                            <w:pPr>
                              <w:keepNext/>
                              <w:jc w:val="center"/>
                            </w:pPr>
                          </w:pPrChange>
                        </w:pPr>
                        <w:ins w:id="23" w:author="Jamie Richgels" w:date="2016-05-26T22:26:00Z">
                          <w:r>
                            <w:t xml:space="preserve">Figure </w:t>
                          </w:r>
                          <w:r>
                            <w:fldChar w:fldCharType="begin"/>
                          </w:r>
                          <w:r>
                            <w:instrText xml:space="preserve"> SEQ Figure \* ARABIC </w:instrText>
                          </w:r>
                        </w:ins>
                        <w:r>
                          <w:fldChar w:fldCharType="separate"/>
                        </w:r>
                        <w:ins w:id="24" w:author="Jamie Richgels" w:date="2016-05-26T23:21:00Z">
                          <w:r w:rsidR="00307F15">
                            <w:rPr>
                              <w:noProof/>
                            </w:rPr>
                            <w:t>1</w:t>
                          </w:r>
                        </w:ins>
                        <w:ins w:id="25" w:author="Jamie Richgels" w:date="2016-05-26T22:26:00Z">
                          <w:r>
                            <w:fldChar w:fldCharType="end"/>
                          </w:r>
                        </w:ins>
                      </w:p>
                    </w:txbxContent>
                  </v:textbox>
                  <w10:wrap type="square"/>
                </v:shape>
              </w:pict>
            </mc:Fallback>
          </mc:AlternateContent>
        </w:r>
        <w:r w:rsidR="00346563">
          <w:rPr>
            <w:noProof/>
          </w:rPr>
          <mc:AlternateContent>
            <mc:Choice Requires="wps">
              <w:drawing>
                <wp:anchor distT="0" distB="0" distL="114300" distR="114300" simplePos="0" relativeHeight="251683840" behindDoc="0" locked="0" layoutInCell="1" allowOverlap="1" wp14:anchorId="29F46E41" wp14:editId="5C9AE007">
                  <wp:simplePos x="0" y="0"/>
                  <wp:positionH relativeFrom="column">
                    <wp:posOffset>3264535</wp:posOffset>
                  </wp:positionH>
                  <wp:positionV relativeFrom="paragraph">
                    <wp:posOffset>2458085</wp:posOffset>
                  </wp:positionV>
                  <wp:extent cx="2599055" cy="63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a:effectLst/>
                        </wps:spPr>
                        <wps:txbx>
                          <w:txbxContent>
                            <w:p w14:paraId="23CCE35D" w14:textId="2B01845B" w:rsidR="00346563" w:rsidRPr="00215259" w:rsidRDefault="00346563" w:rsidP="00A90B95">
                              <w:pPr>
                                <w:pStyle w:val="Caption"/>
                                <w:jc w:val="center"/>
                                <w:rPr>
                                  <w:noProof/>
                                  <w:sz w:val="20"/>
                                  <w:szCs w:val="20"/>
                                </w:rPr>
                                <w:pPrChange w:id="26" w:author="Jamie Richgels" w:date="2016-05-26T23:08:00Z">
                                  <w:pPr>
                                    <w:keepNext/>
                                    <w:jc w:val="center"/>
                                  </w:pPr>
                                </w:pPrChange>
                              </w:pPr>
                              <w:ins w:id="27" w:author="Jamie Richgels" w:date="2016-05-26T22:26:00Z">
                                <w:r>
                                  <w:t xml:space="preserve">Figure </w:t>
                                </w:r>
                                <w:r>
                                  <w:fldChar w:fldCharType="begin"/>
                                </w:r>
                                <w:r>
                                  <w:instrText xml:space="preserve"> SEQ Figure \* ARABIC </w:instrText>
                                </w:r>
                              </w:ins>
                              <w:r>
                                <w:fldChar w:fldCharType="separate"/>
                              </w:r>
                              <w:ins w:id="28" w:author="Jamie Richgels" w:date="2016-05-26T23:21:00Z">
                                <w:r w:rsidR="00307F15">
                                  <w:rPr>
                                    <w:noProof/>
                                  </w:rPr>
                                  <w:t>2</w:t>
                                </w:r>
                              </w:ins>
                              <w:ins w:id="29" w:author="Jamie Richgels" w:date="2016-05-26T22:26: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6E41" id="Text Box 8" o:spid="_x0000_s1027" type="#_x0000_t202" style="position:absolute;left:0;text-align:left;margin-left:257.05pt;margin-top:193.55pt;width:204.6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" stroked="f">
                  <v:textbox style="mso-fit-shape-to-text:t" inset="0,0,0,0">
                    <w:txbxContent>
                      <w:p w14:paraId="23CCE35D" w14:textId="2B01845B" w:rsidR="00346563" w:rsidRPr="00215259" w:rsidRDefault="00346563" w:rsidP="00A90B95">
                        <w:pPr>
                          <w:pStyle w:val="Caption"/>
                          <w:jc w:val="center"/>
                          <w:rPr>
                            <w:noProof/>
                            <w:sz w:val="20"/>
                            <w:szCs w:val="20"/>
                          </w:rPr>
                          <w:pPrChange w:id="30" w:author="Jamie Richgels" w:date="2016-05-26T23:08:00Z">
                            <w:pPr>
                              <w:keepNext/>
                              <w:jc w:val="center"/>
                            </w:pPr>
                          </w:pPrChange>
                        </w:pPr>
                        <w:ins w:id="31" w:author="Jamie Richgels" w:date="2016-05-26T22:26:00Z">
                          <w:r>
                            <w:t xml:space="preserve">Figure </w:t>
                          </w:r>
                          <w:r>
                            <w:fldChar w:fldCharType="begin"/>
                          </w:r>
                          <w:r>
                            <w:instrText xml:space="preserve"> SEQ Figure \* ARABIC </w:instrText>
                          </w:r>
                        </w:ins>
                        <w:r>
                          <w:fldChar w:fldCharType="separate"/>
                        </w:r>
                        <w:ins w:id="32" w:author="Jamie Richgels" w:date="2016-05-26T23:21:00Z">
                          <w:r w:rsidR="00307F15">
                            <w:rPr>
                              <w:noProof/>
                            </w:rPr>
                            <w:t>2</w:t>
                          </w:r>
                        </w:ins>
                        <w:ins w:id="33" w:author="Jamie Richgels" w:date="2016-05-26T22:26:00Z">
                          <w:r>
                            <w:fldChar w:fldCharType="end"/>
                          </w:r>
                        </w:ins>
                      </w:p>
                    </w:txbxContent>
                  </v:textbox>
                  <w10:wrap type="square"/>
                </v:shape>
              </w:pict>
            </mc:Fallback>
          </mc:AlternateContent>
        </w:r>
      </w:ins>
      <w:ins w:id="34" w:author="Jamie Richgels" w:date="2016-05-26T22:24:00Z">
        <w:r w:rsidR="00346563" w:rsidRPr="0017772B">
          <w:rPr>
            <w:noProof/>
          </w:rPr>
          <w:drawing>
            <wp:inline distT="0" distB="0" distL="0" distR="0" wp14:anchorId="4D2CE45A" wp14:editId="5C12722A">
              <wp:extent cx="2734945" cy="2446655"/>
              <wp:effectExtent l="0" t="0" r="825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8" t="24234" r="3893" b="1345"/>
                      <a:stretch/>
                    </pic:blipFill>
                    <pic:spPr bwMode="auto">
                      <a:xfrm>
                        <a:off x="0" y="0"/>
                        <a:ext cx="2734945" cy="2446655"/>
                      </a:xfrm>
                      <a:prstGeom prst="rect">
                        <a:avLst/>
                      </a:prstGeom>
                      <a:noFill/>
                      <a:ln>
                        <a:noFill/>
                      </a:ln>
                      <a:extLst/>
                    </pic:spPr>
                  </pic:pic>
                </a:graphicData>
              </a:graphic>
            </wp:inline>
          </w:drawing>
        </w:r>
      </w:ins>
      <w:ins w:id="35" w:author="Jamie Richgels" w:date="2016-05-26T22:28:00Z">
        <w:r w:rsidR="00346563">
          <w:t xml:space="preserve">       </w:t>
        </w:r>
      </w:ins>
      <w:r w:rsidR="00346563" w:rsidRPr="0017772B">
        <w:rPr>
          <w:noProof/>
        </w:rPr>
        <w:drawing>
          <wp:inline distT="0" distB="0" distL="0" distR="0" wp14:anchorId="01060815" wp14:editId="049E6F9F">
            <wp:extent cx="2807208" cy="244144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inline>
        </w:drawing>
      </w:r>
    </w:p>
    <w:p w14:paraId="34756F7B" w14:textId="21F7FE63" w:rsidR="00346563" w:rsidRPr="00346563" w:rsidRDefault="00346563" w:rsidP="00346563">
      <w:pPr>
        <w:pStyle w:val="Caption"/>
        <w:tabs>
          <w:tab w:val="left" w:pos="2655"/>
        </w:tabs>
        <w:rPr>
          <w:ins w:id="36" w:author="Jamie Richgels" w:date="2016-05-26T22:24:00Z"/>
          <w:sz w:val="2"/>
          <w:szCs w:val="2"/>
          <w:rPrChange w:id="37" w:author="Jamie Richgels" w:date="2016-05-26T22:28:00Z">
            <w:rPr>
              <w:ins w:id="38" w:author="Jamie Richgels" w:date="2016-05-26T22:24:00Z"/>
            </w:rPr>
          </w:rPrChange>
        </w:rPr>
        <w:pPrChange w:id="39" w:author="Jamie Richgels" w:date="2016-05-26T22:26:00Z">
          <w:pPr>
            <w:ind w:left="450"/>
          </w:pPr>
        </w:pPrChange>
      </w:pPr>
      <w:ins w:id="40" w:author="Jamie Richgels" w:date="2016-05-26T22:24:00Z">
        <w:r w:rsidRPr="00346563">
          <w:rPr>
            <w:noProof/>
            <w:sz w:val="2"/>
            <w:szCs w:val="2"/>
            <w:rPrChange w:id="41" w:author="Jamie Richgels" w:date="2016-05-26T22:28:00Z">
              <w:rPr>
                <w:noProof/>
              </w:rPr>
            </w:rPrChange>
          </w:rPr>
          <w:t xml:space="preserve">     </w:t>
        </w:r>
      </w:ins>
      <w:del w:id="42" w:author="Jamie Richgels" w:date="2016-05-26T22:24:00Z">
        <w:r w:rsidR="0017772B" w:rsidRPr="00346563" w:rsidDel="00346563">
          <w:rPr>
            <w:noProof/>
            <w:sz w:val="2"/>
            <w:szCs w:val="2"/>
            <w:rPrChange w:id="43" w:author="Jamie Richgels" w:date="2016-05-26T22:28:00Z">
              <w:rPr>
                <w:noProof/>
              </w:rPr>
            </w:rPrChange>
          </w:rPr>
          <w:drawing>
            <wp:inline distT="0" distB="0" distL="0" distR="0" wp14:anchorId="0F9970C2" wp14:editId="09FF5CEB">
              <wp:extent cx="2735249" cy="2446838"/>
              <wp:effectExtent l="0" t="0" r="825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88" t="24234" r="3893" b="1345"/>
                      <a:stretch/>
                    </pic:blipFill>
                    <pic:spPr bwMode="auto">
                      <a:xfrm>
                        <a:off x="0" y="0"/>
                        <a:ext cx="2736428" cy="2447893"/>
                      </a:xfrm>
                      <a:prstGeom prst="rect">
                        <a:avLst/>
                      </a:prstGeom>
                      <a:noFill/>
                      <a:ln>
                        <a:noFill/>
                      </a:ln>
                      <a:extLst/>
                    </pic:spPr>
                  </pic:pic>
                </a:graphicData>
              </a:graphic>
            </wp:inline>
          </w:drawing>
        </w:r>
      </w:del>
    </w:p>
    <w:p w14:paraId="2FE65B58" w14:textId="5B38173C" w:rsidR="0017772B" w:rsidRPr="007E4A25" w:rsidDel="007E4A25" w:rsidRDefault="0017772B" w:rsidP="00346563">
      <w:pPr>
        <w:pStyle w:val="Caption"/>
        <w:jc w:val="center"/>
        <w:rPr>
          <w:del w:id="44" w:author="Jamie Richgels" w:date="2016-05-26T22:25:00Z"/>
          <w:rStyle w:val="SubtleEmphasis"/>
          <w:sz w:val="2"/>
          <w:szCs w:val="2"/>
          <w:rPrChange w:id="45" w:author="Jamie Richgels" w:date="2016-05-26T23:08:00Z">
            <w:rPr>
              <w:del w:id="46" w:author="Jamie Richgels" w:date="2016-05-26T22:25:00Z"/>
              <w:rStyle w:val="SubtleEmphasis"/>
            </w:rPr>
          </w:rPrChange>
        </w:rPr>
        <w:pPrChange w:id="47" w:author="Jamie Richgels" w:date="2016-05-26T22:27:00Z">
          <w:pPr>
            <w:jc w:val="center"/>
          </w:pPr>
        </w:pPrChange>
      </w:pPr>
    </w:p>
    <w:p w14:paraId="054ACF48" w14:textId="77777777" w:rsidR="007E4A25" w:rsidRPr="007E4A25" w:rsidRDefault="007E4A25" w:rsidP="007E4A25">
      <w:pPr>
        <w:rPr>
          <w:ins w:id="48" w:author="Jamie Richgels" w:date="2016-05-26T23:08:00Z"/>
          <w:sz w:val="2"/>
          <w:szCs w:val="2"/>
          <w:rPrChange w:id="49" w:author="Jamie Richgels" w:date="2016-05-26T23:08:00Z">
            <w:rPr>
              <w:ins w:id="50" w:author="Jamie Richgels" w:date="2016-05-26T23:08:00Z"/>
            </w:rPr>
          </w:rPrChange>
        </w:rPr>
        <w:pPrChange w:id="51" w:author="Jamie Richgels" w:date="2016-05-26T23:08:00Z">
          <w:pPr>
            <w:ind w:left="450"/>
          </w:pPr>
        </w:pPrChange>
      </w:pPr>
    </w:p>
    <w:p w14:paraId="4F2E4BC5" w14:textId="6B610D5E" w:rsidR="00D1136C" w:rsidRPr="00346563" w:rsidRDefault="00D1136C" w:rsidP="00346563">
      <w:pPr>
        <w:pStyle w:val="Caption"/>
        <w:jc w:val="center"/>
        <w:rPr>
          <w:rStyle w:val="SubtleEmphasis"/>
          <w:rPrChange w:id="52" w:author="Jamie Richgels" w:date="2016-05-26T22:27:00Z">
            <w:rPr>
              <w:sz w:val="22"/>
            </w:rPr>
          </w:rPrChange>
        </w:rPr>
        <w:pPrChange w:id="53" w:author="Jamie Richgels" w:date="2016-05-26T22:27:00Z">
          <w:pPr>
            <w:jc w:val="center"/>
          </w:pPr>
        </w:pPrChange>
      </w:pPr>
      <w:del w:id="54" w:author="Jamie Richgels" w:date="2016-05-26T23:08:00Z">
        <w:r w:rsidRPr="00346563" w:rsidDel="007E4A25">
          <w:rPr>
            <w:rStyle w:val="SubtleEmphasis"/>
            <w:rPrChange w:id="55" w:author="Jamie Richgels" w:date="2016-05-26T22:27:00Z">
              <w:rPr>
                <w:sz w:val="22"/>
              </w:rPr>
            </w:rPrChange>
          </w:rPr>
          <w:delText xml:space="preserve">Source: </w:delText>
        </w:r>
      </w:del>
      <w:ins w:id="56" w:author="Jamie Richgels" w:date="2016-05-26T23:08:00Z">
        <w:r w:rsidR="007E4A25" w:rsidRPr="00065910">
          <w:rPr>
            <w:rStyle w:val="SubtleEmphasis"/>
          </w:rPr>
          <w:t xml:space="preserve">Source: </w:t>
        </w:r>
      </w:ins>
      <w:r w:rsidRPr="00346563">
        <w:rPr>
          <w:rStyle w:val="SubtleEmphasis"/>
          <w:rPrChange w:id="57" w:author="Jamie Richgels" w:date="2016-05-26T22:27:00Z">
            <w:rPr>
              <w:sz w:val="22"/>
            </w:rPr>
          </w:rPrChange>
        </w:rPr>
        <w:t>https://www.bcbsal.org/providers/pdfs/riskAdjustment.pdf</w:t>
      </w:r>
    </w:p>
    <w:p w14:paraId="1C57CCB3" w14:textId="08DB7A6C" w:rsidR="0017772B" w:rsidRDefault="00346563" w:rsidP="0017772B">
      <w:pPr>
        <w:rPr>
          <w:ins w:id="58" w:author="Jamie Richgels" w:date="2016-05-26T22:30:00Z"/>
        </w:rPr>
      </w:pPr>
      <w:ins w:id="59" w:author="Jamie Richgels" w:date="2016-05-26T22:29:00Z">
        <w:r>
          <w:t>A missing diagnosis code and an unspecified code (</w:t>
        </w:r>
        <w:r w:rsidRPr="00346563">
          <w:rPr>
            <w:i/>
            <w:rPrChange w:id="60" w:author="Jamie Richgels" w:date="2016-05-26T22:30:00Z">
              <w:rPr/>
            </w:rPrChange>
          </w:rPr>
          <w:t>Figure 2</w:t>
        </w:r>
        <w:r>
          <w:t xml:space="preserve">) reduces </w:t>
        </w:r>
      </w:ins>
      <w:ins w:id="61" w:author="Jamie Richgels" w:date="2016-05-26T22:30:00Z">
        <w:r>
          <w:t>the relative risk score by 61%.</w:t>
        </w:r>
      </w:ins>
    </w:p>
    <w:p w14:paraId="140116FC" w14:textId="77777777" w:rsidR="00346563" w:rsidRPr="0017772B" w:rsidRDefault="00346563" w:rsidP="0017772B"/>
    <w:p w14:paraId="1535A30E" w14:textId="77777777" w:rsidR="001F5E5B" w:rsidRPr="00940DCA" w:rsidRDefault="001F5E5B" w:rsidP="00615DC4">
      <w:pPr>
        <w:pStyle w:val="Heading1"/>
        <w:rPr>
          <w:rFonts w:eastAsia="Times New Roman"/>
        </w:rPr>
      </w:pPr>
      <w:bookmarkStart w:id="62" w:name="_Toc452063540"/>
      <w:r w:rsidRPr="00615DC4">
        <w:t>Functional</w:t>
      </w:r>
      <w:r w:rsidRPr="00940DCA">
        <w:rPr>
          <w:rFonts w:eastAsia="Times New Roman"/>
        </w:rPr>
        <w:t xml:space="preserve"> Description</w:t>
      </w:r>
      <w:bookmarkEnd w:id="62"/>
    </w:p>
    <w:p w14:paraId="45BCFB3F" w14:textId="59E03690" w:rsidR="00514B85" w:rsidRDefault="00514B85" w:rsidP="00514B85">
      <w:pPr>
        <w:spacing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15DC4">
      <w:pPr>
        <w:pStyle w:val="Heading1"/>
        <w:rPr>
          <w:rFonts w:eastAsia="Times New Roman"/>
        </w:rPr>
      </w:pPr>
      <w:bookmarkStart w:id="63" w:name="_Toc452063541"/>
      <w:r w:rsidRPr="00657BF1">
        <w:rPr>
          <w:rFonts w:eastAsia="Times New Roman"/>
        </w:rPr>
        <w:t>Future of the Application</w:t>
      </w:r>
      <w:bookmarkEnd w:id="63"/>
    </w:p>
    <w:p w14:paraId="6B717FEE" w14:textId="15886B85" w:rsidR="00657BF1" w:rsidRDefault="002F1075" w:rsidP="0007086D">
      <w:pPr>
        <w:jc w:val="both"/>
      </w:pPr>
      <w:r>
        <w:t>In its current version, RADV uses the FHIR server with artificial data provided by the Georgia Institute of Technology for educational and research purposes. A real world implementation would interact with an actual FHIR server</w:t>
      </w:r>
      <w:r w:rsidR="001369DB">
        <w:t xml:space="preserve"> or one of the open source FHIR servers</w:t>
      </w:r>
      <w:r>
        <w:t xml:space="preserve">. </w:t>
      </w:r>
    </w:p>
    <w:p w14:paraId="7DFF6B56" w14:textId="43D2075E" w:rsidR="00F041FB" w:rsidRDefault="00F041FB" w:rsidP="009964E9">
      <w:pPr>
        <w:pStyle w:val="Heading1"/>
        <w:keepNext/>
        <w:rPr>
          <w:ins w:id="64" w:author="Jamie Richgels" w:date="2016-05-26T22:32:00Z"/>
          <w:rFonts w:eastAsia="Times New Roman"/>
        </w:rPr>
        <w:pPrChange w:id="65" w:author="Jamie Richgels" w:date="2016-05-26T22:33:00Z">
          <w:pPr>
            <w:pStyle w:val="Heading1"/>
          </w:pPr>
        </w:pPrChange>
      </w:pPr>
      <w:bookmarkStart w:id="66" w:name="_Toc452063542"/>
      <w:r w:rsidRPr="00940DCA">
        <w:rPr>
          <w:rFonts w:eastAsia="Times New Roman"/>
        </w:rPr>
        <w:lastRenderedPageBreak/>
        <w:t>System Architecture</w:t>
      </w:r>
      <w:bookmarkEnd w:id="66"/>
    </w:p>
    <w:p w14:paraId="613B960E" w14:textId="77777777" w:rsidR="009964E9" w:rsidRDefault="009964E9" w:rsidP="009964E9">
      <w:pPr>
        <w:keepNext/>
        <w:spacing w:after="100" w:afterAutospacing="1"/>
        <w:jc w:val="both"/>
        <w:rPr>
          <w:ins w:id="67" w:author="Jamie Richgels" w:date="2016-05-26T22:32:00Z"/>
        </w:rPr>
        <w:pPrChange w:id="68" w:author="Jamie Richgels" w:date="2016-05-26T22:33:00Z">
          <w:pPr>
            <w:spacing w:beforeAutospacing="1" w:after="100" w:afterAutospacing="1"/>
            <w:jc w:val="both"/>
          </w:pPr>
        </w:pPrChange>
      </w:pPr>
      <w:ins w:id="69" w:author="Jamie Richgels" w:date="2016-05-26T22:32:00Z">
        <w:r>
          <w:t>The prototype RADV tool was developed in Python and currently hosted on the Google App Engine.</w:t>
        </w:r>
      </w:ins>
    </w:p>
    <w:p w14:paraId="6E377976" w14:textId="5D4F6F1F" w:rsidR="009964E9" w:rsidRPr="009964E9" w:rsidDel="009964E9" w:rsidRDefault="009964E9" w:rsidP="009964E9">
      <w:pPr>
        <w:keepNext/>
        <w:rPr>
          <w:del w:id="70" w:author="Jamie Richgels" w:date="2016-05-26T22:33:00Z"/>
          <w:rPrChange w:id="71" w:author="Jamie Richgels" w:date="2016-05-26T22:32:00Z">
            <w:rPr>
              <w:del w:id="72" w:author="Jamie Richgels" w:date="2016-05-26T22:33:00Z"/>
              <w:rFonts w:eastAsia="Times New Roman"/>
            </w:rPr>
          </w:rPrChange>
        </w:rPr>
        <w:pPrChange w:id="73" w:author="Jamie Richgels" w:date="2016-05-26T22:33:00Z">
          <w:pPr>
            <w:pStyle w:val="Heading1"/>
          </w:pPr>
        </w:pPrChange>
      </w:pPr>
    </w:p>
    <w:p w14:paraId="543C0C3B" w14:textId="77777777" w:rsidR="009964E9" w:rsidRDefault="00F041FB" w:rsidP="009964E9">
      <w:pPr>
        <w:keepNext/>
        <w:spacing w:after="100" w:afterAutospacing="1" w:line="240" w:lineRule="auto"/>
        <w:jc w:val="center"/>
        <w:rPr>
          <w:ins w:id="74" w:author="Jamie Richgels" w:date="2016-05-26T22:31:00Z"/>
        </w:rPr>
        <w:pPrChange w:id="75" w:author="Jamie Richgels" w:date="2016-05-26T22:33:00Z">
          <w:pPr>
            <w:spacing w:beforeAutospacing="1" w:after="100" w:afterAutospacing="1" w:line="240" w:lineRule="auto"/>
            <w:jc w:val="center"/>
          </w:pPr>
        </w:pPrChange>
      </w:pPr>
      <w:r>
        <w:rPr>
          <w:rFonts w:eastAsia="Times New Roman"/>
          <w:noProof/>
          <w:szCs w:val="24"/>
        </w:rPr>
        <w:drawing>
          <wp:inline distT="0" distB="0" distL="0" distR="0" wp14:anchorId="051F177D" wp14:editId="4A17AE9D">
            <wp:extent cx="6417338" cy="453224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6461553" cy="4563470"/>
                    </a:xfrm>
                    <a:prstGeom prst="rect">
                      <a:avLst/>
                    </a:prstGeom>
                  </pic:spPr>
                </pic:pic>
              </a:graphicData>
            </a:graphic>
          </wp:inline>
        </w:drawing>
      </w:r>
    </w:p>
    <w:p w14:paraId="4AC5BF13" w14:textId="0C2EE6B6" w:rsidR="00F041FB" w:rsidRDefault="009964E9" w:rsidP="009964E9">
      <w:pPr>
        <w:pStyle w:val="Caption"/>
        <w:keepNext/>
        <w:jc w:val="center"/>
        <w:rPr>
          <w:ins w:id="76" w:author="Jamie Richgels" w:date="2016-05-26T22:32:00Z"/>
        </w:rPr>
        <w:pPrChange w:id="77" w:author="Jamie Richgels" w:date="2016-05-26T22:33:00Z">
          <w:pPr>
            <w:spacing w:beforeAutospacing="1" w:after="100" w:afterAutospacing="1" w:line="240" w:lineRule="auto"/>
            <w:jc w:val="center"/>
          </w:pPr>
        </w:pPrChange>
      </w:pPr>
      <w:ins w:id="78" w:author="Jamie Richgels" w:date="2016-05-26T22:31:00Z">
        <w:r>
          <w:t xml:space="preserve">Figure </w:t>
        </w:r>
        <w:r>
          <w:fldChar w:fldCharType="begin"/>
        </w:r>
        <w:r>
          <w:instrText xml:space="preserve"> SEQ Figure \* ARABIC </w:instrText>
        </w:r>
      </w:ins>
      <w:r>
        <w:fldChar w:fldCharType="separate"/>
      </w:r>
      <w:ins w:id="79" w:author="Jamie Richgels" w:date="2016-05-26T23:21:00Z">
        <w:r w:rsidR="00307F15">
          <w:rPr>
            <w:noProof/>
          </w:rPr>
          <w:t>3</w:t>
        </w:r>
      </w:ins>
      <w:ins w:id="80" w:author="Jamie Richgels" w:date="2016-05-26T22:31:00Z">
        <w:r>
          <w:fldChar w:fldCharType="end"/>
        </w:r>
      </w:ins>
    </w:p>
    <w:p w14:paraId="5DEC99E7" w14:textId="77777777" w:rsidR="009964E9" w:rsidRPr="009964E9" w:rsidRDefault="009964E9" w:rsidP="009964E9">
      <w:pPr>
        <w:rPr>
          <w:rPrChange w:id="81" w:author="Jamie Richgels" w:date="2016-05-26T22:32:00Z">
            <w:rPr>
              <w:rFonts w:eastAsia="Times New Roman"/>
              <w:szCs w:val="24"/>
            </w:rPr>
          </w:rPrChange>
        </w:rPr>
        <w:pPrChange w:id="82" w:author="Jamie Richgels" w:date="2016-05-26T22:32:00Z">
          <w:pPr>
            <w:spacing w:beforeAutospacing="1" w:after="100" w:afterAutospacing="1" w:line="240" w:lineRule="auto"/>
            <w:jc w:val="center"/>
          </w:pPr>
        </w:pPrChange>
      </w:pPr>
    </w:p>
    <w:p w14:paraId="1F40070F" w14:textId="77777777" w:rsidR="004E0140" w:rsidRDefault="004E0140" w:rsidP="00615DC4">
      <w:pPr>
        <w:pStyle w:val="Heading1"/>
        <w:rPr>
          <w:rFonts w:eastAsia="Times New Roman"/>
        </w:rPr>
      </w:pPr>
      <w:bookmarkStart w:id="83" w:name="_Toc452063543"/>
      <w:r w:rsidRPr="00615DC4">
        <w:t>System</w:t>
      </w:r>
      <w:r>
        <w:rPr>
          <w:rFonts w:eastAsia="Times New Roman"/>
        </w:rPr>
        <w:t xml:space="preserve"> Requirements</w:t>
      </w:r>
      <w:bookmarkEnd w:id="83"/>
    </w:p>
    <w:p w14:paraId="47693393" w14:textId="5108E957" w:rsidR="00D644D9" w:rsidDel="009964E9" w:rsidRDefault="00C26EA0" w:rsidP="00D644D9">
      <w:pPr>
        <w:spacing w:beforeAutospacing="1" w:after="100" w:afterAutospacing="1"/>
        <w:jc w:val="both"/>
        <w:rPr>
          <w:del w:id="84" w:author="Jamie Richgels" w:date="2016-05-26T22:32:00Z"/>
        </w:rPr>
      </w:pPr>
      <w:del w:id="85" w:author="Jamie Richgels" w:date="2016-05-26T22:32:00Z">
        <w:r w:rsidDel="009964E9">
          <w:delText xml:space="preserve">The </w:delText>
        </w:r>
        <w:r w:rsidR="00D644D9" w:rsidDel="009964E9">
          <w:delText xml:space="preserve">RADV </w:delText>
        </w:r>
        <w:r w:rsidDel="009964E9">
          <w:delText xml:space="preserve">tool </w:delText>
        </w:r>
      </w:del>
      <w:del w:id="86" w:author="Jamie Richgels" w:date="2016-05-26T22:31:00Z">
        <w:r w:rsidDel="009964E9">
          <w:delText xml:space="preserve">prototype </w:delText>
        </w:r>
      </w:del>
      <w:del w:id="87" w:author="Jamie Richgels" w:date="2016-05-26T22:32:00Z">
        <w:r w:rsidDel="009964E9">
          <w:delText xml:space="preserve">was developed in Python and </w:delText>
        </w:r>
        <w:r w:rsidR="00496F63" w:rsidDel="009964E9">
          <w:delText xml:space="preserve">currently </w:delText>
        </w:r>
        <w:r w:rsidDel="009964E9">
          <w:delText xml:space="preserve">hosted on the </w:delText>
        </w:r>
        <w:r w:rsidR="00D644D9" w:rsidDel="009964E9">
          <w:delText>Google App Engine.</w:delText>
        </w:r>
      </w:del>
    </w:p>
    <w:p w14:paraId="29EC5C41" w14:textId="710B5FA0" w:rsidR="00D644D9" w:rsidDel="009964E9" w:rsidRDefault="00D644D9" w:rsidP="00D644D9">
      <w:pPr>
        <w:spacing w:beforeAutospacing="1" w:after="100" w:afterAutospacing="1"/>
        <w:jc w:val="both"/>
        <w:rPr>
          <w:del w:id="88" w:author="Jamie Richgels" w:date="2016-05-26T22:32:00Z"/>
        </w:rPr>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5C60802C" w14:textId="5BBA6626" w:rsidR="0007098F" w:rsidRDefault="0007098F" w:rsidP="00D644D9">
      <w:pPr>
        <w:spacing w:beforeAutospacing="1" w:after="100" w:afterAutospacing="1"/>
        <w:jc w:val="both"/>
      </w:pPr>
    </w:p>
    <w:p w14:paraId="18EDA077" w14:textId="682FD843" w:rsidR="0007098F" w:rsidRDefault="0007098F" w:rsidP="00D644D9">
      <w:pPr>
        <w:spacing w:beforeAutospacing="1" w:after="100" w:afterAutospacing="1"/>
        <w:jc w:val="both"/>
      </w:pPr>
    </w:p>
    <w:p w14:paraId="300BD27C" w14:textId="5A36E4DF" w:rsidR="001F5E5B" w:rsidRPr="00CA4EE2" w:rsidRDefault="001F5E5B" w:rsidP="00615DC4">
      <w:pPr>
        <w:pStyle w:val="Heading1"/>
        <w:rPr>
          <w:rFonts w:eastAsia="Times New Roman"/>
        </w:rPr>
      </w:pPr>
      <w:bookmarkStart w:id="89" w:name="_Toc452063544"/>
      <w:del w:id="90" w:author="Jamie Richgels" w:date="2016-05-26T22:33:00Z">
        <w:r w:rsidRPr="00CA4EE2" w:rsidDel="009964E9">
          <w:rPr>
            <w:rFonts w:eastAsia="Times New Roman"/>
          </w:rPr>
          <w:delText xml:space="preserve">User </w:delText>
        </w:r>
        <w:r w:rsidRPr="00615DC4" w:rsidDel="009964E9">
          <w:delText>Interface</w:delText>
        </w:r>
      </w:del>
      <w:bookmarkEnd w:id="89"/>
      <w:ins w:id="91" w:author="Jamie Richgels" w:date="2016-05-26T22:33:00Z">
        <w:r w:rsidR="009964E9">
          <w:rPr>
            <w:rFonts w:eastAsia="Times New Roman"/>
          </w:rPr>
          <w:t>On-Line Demo</w:t>
        </w:r>
      </w:ins>
    </w:p>
    <w:p w14:paraId="1A059829" w14:textId="4946918E" w:rsidR="005364EA" w:rsidRDefault="008F7EB5" w:rsidP="005364EA">
      <w:pPr>
        <w:spacing w:beforeAutospacing="1" w:after="100" w:afterAutospacing="1" w:line="240" w:lineRule="auto"/>
        <w:jc w:val="both"/>
        <w:outlineLvl w:val="2"/>
        <w:rPr>
          <w:ins w:id="92" w:author="Jamie Richgels" w:date="2016-05-26T22:34:00Z"/>
          <w:rFonts w:eastAsia="Times New Roman"/>
          <w:bCs/>
          <w:szCs w:val="27"/>
        </w:rPr>
      </w:pPr>
      <w:r w:rsidRPr="004B336C">
        <w:rPr>
          <w:rFonts w:eastAsia="Times New Roman"/>
          <w:bCs/>
          <w:szCs w:val="27"/>
        </w:rPr>
        <w:lastRenderedPageBreak/>
        <w:t>RADV is a</w:t>
      </w:r>
      <w:r w:rsidR="004B336C" w:rsidRPr="004B336C">
        <w:rPr>
          <w:rFonts w:eastAsia="Times New Roman"/>
          <w:bCs/>
          <w:szCs w:val="27"/>
        </w:rPr>
        <w:t xml:space="preserve">ccessible via </w:t>
      </w:r>
      <w:ins w:id="93" w:author="Jamie Richgels" w:date="2016-05-26T22:34:00Z">
        <w:r w:rsidR="009964E9">
          <w:rPr>
            <w:rFonts w:eastAsia="Times New Roman"/>
            <w:bCs/>
            <w:szCs w:val="27"/>
          </w:rPr>
          <w:fldChar w:fldCharType="begin"/>
        </w:r>
        <w:r w:rsidR="009964E9">
          <w:rPr>
            <w:rFonts w:eastAsia="Times New Roman"/>
            <w:bCs/>
            <w:szCs w:val="27"/>
          </w:rPr>
          <w:instrText xml:space="preserve"> HYPERLINK "</w:instrText>
        </w:r>
      </w:ins>
      <w:r w:rsidR="009964E9" w:rsidRPr="009964E9">
        <w:rPr>
          <w:rFonts w:eastAsia="Times New Roman"/>
          <w:bCs/>
          <w:szCs w:val="27"/>
          <w:rPrChange w:id="94" w:author="Jamie Richgels" w:date="2016-05-26T22:34:00Z">
            <w:rPr>
              <w:rStyle w:val="Hyperlink"/>
              <w:rFonts w:eastAsia="Times New Roman"/>
              <w:bCs/>
              <w:szCs w:val="27"/>
            </w:rPr>
          </w:rPrChange>
        </w:rPr>
        <w:instrText>https://focus-appliance-122323.appspot.com/</w:instrText>
      </w:r>
      <w:ins w:id="95" w:author="Jamie Richgels" w:date="2016-05-26T22:34:00Z">
        <w:r w:rsidR="009964E9">
          <w:rPr>
            <w:rFonts w:eastAsia="Times New Roman"/>
            <w:bCs/>
            <w:szCs w:val="27"/>
          </w:rPr>
          <w:instrText xml:space="preserve">" </w:instrText>
        </w:r>
        <w:r w:rsidR="009964E9">
          <w:rPr>
            <w:rFonts w:eastAsia="Times New Roman"/>
            <w:bCs/>
            <w:szCs w:val="27"/>
          </w:rPr>
          <w:fldChar w:fldCharType="separate"/>
        </w:r>
      </w:ins>
      <w:r w:rsidR="009964E9" w:rsidRPr="00BB7BB4">
        <w:rPr>
          <w:rStyle w:val="Hyperlink"/>
          <w:rFonts w:eastAsia="Times New Roman"/>
          <w:bCs/>
          <w:szCs w:val="27"/>
          <w:rPrChange w:id="96" w:author="Jamie Richgels" w:date="2016-05-26T22:34:00Z">
            <w:rPr>
              <w:rStyle w:val="Hyperlink"/>
              <w:rFonts w:eastAsia="Times New Roman"/>
              <w:bCs/>
              <w:szCs w:val="27"/>
            </w:rPr>
          </w:rPrChange>
        </w:rPr>
        <w:t>https://focus-appliance-122323.ap</w:t>
      </w:r>
      <w:r w:rsidR="009964E9" w:rsidRPr="00BB7BB4">
        <w:rPr>
          <w:rStyle w:val="Hyperlink"/>
          <w:rFonts w:eastAsia="Times New Roman"/>
          <w:bCs/>
          <w:szCs w:val="27"/>
          <w:rPrChange w:id="97" w:author="Jamie Richgels" w:date="2016-05-26T22:34:00Z">
            <w:rPr>
              <w:rStyle w:val="Hyperlink"/>
              <w:rFonts w:eastAsia="Times New Roman"/>
              <w:bCs/>
              <w:szCs w:val="27"/>
            </w:rPr>
          </w:rPrChange>
        </w:rPr>
        <w:t>p</w:t>
      </w:r>
      <w:r w:rsidR="009964E9" w:rsidRPr="00BB7BB4">
        <w:rPr>
          <w:rStyle w:val="Hyperlink"/>
          <w:rFonts w:eastAsia="Times New Roman"/>
          <w:bCs/>
          <w:szCs w:val="27"/>
          <w:rPrChange w:id="98" w:author="Jamie Richgels" w:date="2016-05-26T22:34:00Z">
            <w:rPr>
              <w:rStyle w:val="Hyperlink"/>
              <w:rFonts w:eastAsia="Times New Roman"/>
              <w:bCs/>
              <w:szCs w:val="27"/>
            </w:rPr>
          </w:rPrChange>
        </w:rPr>
        <w:t>spot.com/</w:t>
      </w:r>
      <w:del w:id="99" w:author="Jamie Richgels" w:date="2016-05-26T22:34:00Z">
        <w:r w:rsidR="009964E9" w:rsidRPr="00BB7BB4" w:rsidDel="009964E9">
          <w:rPr>
            <w:rStyle w:val="Hyperlink"/>
            <w:rFonts w:eastAsia="Times New Roman"/>
            <w:bCs/>
            <w:szCs w:val="27"/>
            <w:rPrChange w:id="100" w:author="Jamie Richgels" w:date="2016-05-26T22:34:00Z">
              <w:rPr>
                <w:rStyle w:val="Hyperlink"/>
                <w:rFonts w:eastAsia="Times New Roman"/>
                <w:bCs/>
                <w:szCs w:val="27"/>
              </w:rPr>
            </w:rPrChange>
          </w:rPr>
          <w:delText>login</w:delText>
        </w:r>
      </w:del>
      <w:ins w:id="101" w:author="Jamie Richgels" w:date="2016-05-26T22:34:00Z">
        <w:r w:rsidR="009964E9">
          <w:rPr>
            <w:rFonts w:eastAsia="Times New Roman"/>
            <w:bCs/>
            <w:szCs w:val="27"/>
          </w:rPr>
          <w:fldChar w:fldCharType="end"/>
        </w:r>
      </w:ins>
      <w:r w:rsidR="004B336C">
        <w:rPr>
          <w:rFonts w:eastAsia="Times New Roman"/>
          <w:bCs/>
          <w:szCs w:val="27"/>
        </w:rPr>
        <w:t>. It connects to and directly parses the Georgia Institute of Technology’s FHIR server.</w:t>
      </w:r>
      <w:r w:rsidR="00237C73">
        <w:rPr>
          <w:rFonts w:eastAsia="Times New Roman"/>
          <w:bCs/>
          <w:szCs w:val="27"/>
        </w:rPr>
        <w:t xml:space="preserve"> </w:t>
      </w:r>
      <w:r w:rsidR="005364EA">
        <w:rPr>
          <w:rFonts w:eastAsia="Times New Roman"/>
          <w:bCs/>
          <w:szCs w:val="27"/>
        </w:rPr>
        <w:t xml:space="preserve">Screenshots are available in the use instructions. </w:t>
      </w:r>
    </w:p>
    <w:p w14:paraId="6F3D91D4" w14:textId="2170A2F0" w:rsidR="009964E9" w:rsidRPr="007D1ACE" w:rsidRDefault="009964E9" w:rsidP="009964E9">
      <w:pPr>
        <w:jc w:val="both"/>
        <w:rPr>
          <w:ins w:id="102" w:author="Jamie Richgels" w:date="2016-05-26T22:34:00Z"/>
        </w:rPr>
      </w:pPr>
      <w:ins w:id="103" w:author="Jamie Richgels" w:date="2016-05-26T22:34:00Z">
        <w:r>
          <w:t xml:space="preserve">Username: </w:t>
        </w:r>
        <w:r>
          <w:tab/>
        </w:r>
        <w:proofErr w:type="spellStart"/>
        <w:r w:rsidRPr="007D1ACE">
          <w:t>FHIRedUp</w:t>
        </w:r>
      </w:ins>
      <w:proofErr w:type="spellEnd"/>
      <w:ins w:id="104" w:author="Jamie Richgels" w:date="2016-05-26T22:35:00Z">
        <w:r>
          <w:br/>
        </w:r>
      </w:ins>
      <w:ins w:id="105" w:author="Jamie Richgels" w:date="2016-05-26T22:34:00Z">
        <w:r>
          <w:t>Password:</w:t>
        </w:r>
        <w:r>
          <w:tab/>
        </w:r>
        <w:r w:rsidRPr="007D1ACE">
          <w:t>PjV7kGTD</w:t>
        </w:r>
      </w:ins>
    </w:p>
    <w:p w14:paraId="6E452F89" w14:textId="77777777" w:rsidR="009964E9" w:rsidRDefault="009964E9" w:rsidP="005364EA">
      <w:pPr>
        <w:spacing w:beforeAutospacing="1" w:after="100" w:afterAutospacing="1" w:line="240" w:lineRule="auto"/>
        <w:jc w:val="both"/>
        <w:outlineLvl w:val="2"/>
        <w:rPr>
          <w:rFonts w:eastAsia="Times New Roman"/>
          <w:bCs/>
          <w:szCs w:val="27"/>
        </w:rPr>
      </w:pPr>
    </w:p>
    <w:p w14:paraId="7ADA63E6" w14:textId="2985361B" w:rsidR="00C90A78" w:rsidRDefault="00A657E2" w:rsidP="00615DC4">
      <w:pPr>
        <w:pStyle w:val="Heading1"/>
        <w:rPr>
          <w:rFonts w:eastAsia="Times New Roman"/>
        </w:rPr>
      </w:pPr>
      <w:bookmarkStart w:id="106" w:name="_Toc452063545"/>
      <w:r w:rsidRPr="00615DC4">
        <w:t>Acronyms</w:t>
      </w:r>
      <w:r>
        <w:rPr>
          <w:rFonts w:eastAsia="Times New Roman"/>
        </w:rPr>
        <w:t xml:space="preserve"> &amp; Abbreviations</w:t>
      </w:r>
      <w:bookmarkEnd w:id="106"/>
    </w:p>
    <w:p w14:paraId="76798152" w14:textId="450635E8" w:rsidR="00A657E2" w:rsidRDefault="00A657E2" w:rsidP="00A657E2"/>
    <w:tbl>
      <w:tblPr>
        <w:tblStyle w:val="TableGrid"/>
        <w:tblW w:w="10165" w:type="dxa"/>
        <w:tblLook w:val="04A0" w:firstRow="1" w:lastRow="0" w:firstColumn="1" w:lastColumn="0" w:noHBand="0" w:noVBand="1"/>
        <w:tblPrChange w:id="107" w:author="Jamie Richgels" w:date="2016-05-26T22:36:00Z">
          <w:tblPr>
            <w:tblStyle w:val="TableGrid"/>
            <w:tblW w:w="0" w:type="auto"/>
            <w:tblLook w:val="04A0" w:firstRow="1" w:lastRow="0" w:firstColumn="1" w:lastColumn="0" w:noHBand="0" w:noVBand="1"/>
          </w:tblPr>
        </w:tblPrChange>
      </w:tblPr>
      <w:tblGrid>
        <w:gridCol w:w="3325"/>
        <w:gridCol w:w="6840"/>
        <w:tblGridChange w:id="108">
          <w:tblGrid>
            <w:gridCol w:w="4675"/>
            <w:gridCol w:w="4675"/>
          </w:tblGrid>
        </w:tblGridChange>
      </w:tblGrid>
      <w:tr w:rsidR="00657BF1" w14:paraId="7474DC2C" w14:textId="77777777" w:rsidTr="001F2503">
        <w:tc>
          <w:tcPr>
            <w:tcW w:w="3325" w:type="dxa"/>
            <w:tcPrChange w:id="109" w:author="Jamie Richgels" w:date="2016-05-26T22:36:00Z">
              <w:tcPr>
                <w:tcW w:w="4675" w:type="dxa"/>
              </w:tcPr>
            </w:tcPrChange>
          </w:tcPr>
          <w:p w14:paraId="3E07C82A" w14:textId="2DBE5763" w:rsidR="00657BF1" w:rsidRDefault="00657BF1" w:rsidP="00A657E2">
            <w:r>
              <w:t>EHR</w:t>
            </w:r>
          </w:p>
        </w:tc>
        <w:tc>
          <w:tcPr>
            <w:tcW w:w="6840" w:type="dxa"/>
            <w:tcPrChange w:id="110" w:author="Jamie Richgels" w:date="2016-05-26T22:36:00Z">
              <w:tcPr>
                <w:tcW w:w="4675" w:type="dxa"/>
              </w:tcPr>
            </w:tcPrChange>
          </w:tcPr>
          <w:p w14:paraId="4B96D4F7" w14:textId="03DA0E3F" w:rsidR="00657BF1" w:rsidRDefault="00657BF1" w:rsidP="00A657E2">
            <w:r>
              <w:t>Electronic Health Record</w:t>
            </w:r>
          </w:p>
        </w:tc>
      </w:tr>
      <w:tr w:rsidR="00657BF1" w14:paraId="4294E498" w14:textId="77777777" w:rsidTr="001F2503">
        <w:tc>
          <w:tcPr>
            <w:tcW w:w="3325" w:type="dxa"/>
            <w:tcPrChange w:id="111" w:author="Jamie Richgels" w:date="2016-05-26T22:36:00Z">
              <w:tcPr>
                <w:tcW w:w="4675" w:type="dxa"/>
              </w:tcPr>
            </w:tcPrChange>
          </w:tcPr>
          <w:p w14:paraId="422F7906" w14:textId="5C0D72EA" w:rsidR="00657BF1" w:rsidRDefault="00657BF1" w:rsidP="00A657E2">
            <w:r>
              <w:t>FHIR</w:t>
            </w:r>
          </w:p>
        </w:tc>
        <w:tc>
          <w:tcPr>
            <w:tcW w:w="6840" w:type="dxa"/>
            <w:tcPrChange w:id="112" w:author="Jamie Richgels" w:date="2016-05-26T22:36:00Z">
              <w:tcPr>
                <w:tcW w:w="4675" w:type="dxa"/>
              </w:tcPr>
            </w:tcPrChange>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1F2503">
        <w:tc>
          <w:tcPr>
            <w:tcW w:w="3325" w:type="dxa"/>
            <w:tcPrChange w:id="113" w:author="Jamie Richgels" w:date="2016-05-26T22:36:00Z">
              <w:tcPr>
                <w:tcW w:w="4675" w:type="dxa"/>
              </w:tcPr>
            </w:tcPrChange>
          </w:tcPr>
          <w:p w14:paraId="6512761B" w14:textId="79E379A3" w:rsidR="00657BF1" w:rsidRDefault="00657BF1" w:rsidP="00A657E2">
            <w:r>
              <w:t>HCC</w:t>
            </w:r>
          </w:p>
        </w:tc>
        <w:tc>
          <w:tcPr>
            <w:tcW w:w="6840" w:type="dxa"/>
            <w:tcPrChange w:id="114" w:author="Jamie Richgels" w:date="2016-05-26T22:36:00Z">
              <w:tcPr>
                <w:tcW w:w="4675" w:type="dxa"/>
              </w:tcPr>
            </w:tcPrChange>
          </w:tcPr>
          <w:p w14:paraId="1049D050" w14:textId="54245904" w:rsidR="00657BF1" w:rsidRDefault="00657BF1" w:rsidP="00A657E2">
            <w:r>
              <w:t>Hierarchical Condition Categories</w:t>
            </w:r>
          </w:p>
        </w:tc>
      </w:tr>
      <w:tr w:rsidR="00946124" w14:paraId="6627F3FA" w14:textId="77777777" w:rsidTr="001F2503">
        <w:tc>
          <w:tcPr>
            <w:tcW w:w="3325" w:type="dxa"/>
            <w:tcPrChange w:id="115" w:author="Jamie Richgels" w:date="2016-05-26T22:36:00Z">
              <w:tcPr>
                <w:tcW w:w="4675" w:type="dxa"/>
              </w:tcPr>
            </w:tcPrChange>
          </w:tcPr>
          <w:p w14:paraId="3EFE7A4C" w14:textId="1F5BFB54" w:rsidR="00946124" w:rsidRDefault="00946124" w:rsidP="00A657E2">
            <w:r>
              <w:t>HIPAA</w:t>
            </w:r>
          </w:p>
        </w:tc>
        <w:tc>
          <w:tcPr>
            <w:tcW w:w="6840" w:type="dxa"/>
            <w:tcPrChange w:id="116" w:author="Jamie Richgels" w:date="2016-05-26T22:36:00Z">
              <w:tcPr>
                <w:tcW w:w="4675" w:type="dxa"/>
              </w:tcPr>
            </w:tcPrChange>
          </w:tcPr>
          <w:p w14:paraId="43A68422" w14:textId="0EC78BE1" w:rsidR="00946124" w:rsidRDefault="00946124" w:rsidP="00A657E2">
            <w:r w:rsidRPr="00946124">
              <w:t>Health Insurance Portability and Accountability Act of 1996</w:t>
            </w:r>
          </w:p>
        </w:tc>
      </w:tr>
      <w:tr w:rsidR="00946124" w14:paraId="27B6409D" w14:textId="77777777" w:rsidTr="001F2503">
        <w:tc>
          <w:tcPr>
            <w:tcW w:w="3325" w:type="dxa"/>
            <w:tcPrChange w:id="117" w:author="Jamie Richgels" w:date="2016-05-26T22:36:00Z">
              <w:tcPr>
                <w:tcW w:w="4675" w:type="dxa"/>
              </w:tcPr>
            </w:tcPrChange>
          </w:tcPr>
          <w:p w14:paraId="4484DC50" w14:textId="19F0CB50" w:rsidR="00946124" w:rsidRDefault="00946124" w:rsidP="00A657E2">
            <w:r>
              <w:t>HL7</w:t>
            </w:r>
          </w:p>
        </w:tc>
        <w:tc>
          <w:tcPr>
            <w:tcW w:w="6840" w:type="dxa"/>
            <w:tcPrChange w:id="118" w:author="Jamie Richgels" w:date="2016-05-26T22:36:00Z">
              <w:tcPr>
                <w:tcW w:w="4675" w:type="dxa"/>
              </w:tcPr>
            </w:tcPrChange>
          </w:tcPr>
          <w:p w14:paraId="3804B591" w14:textId="2DE566A5" w:rsidR="00946124" w:rsidRPr="00946124" w:rsidRDefault="00946124" w:rsidP="00A657E2">
            <w:r>
              <w:rPr>
                <w:rStyle w:val="st"/>
              </w:rPr>
              <w:t>Health Level Seven International</w:t>
            </w:r>
          </w:p>
        </w:tc>
      </w:tr>
      <w:tr w:rsidR="003654D8" w14:paraId="7B892230" w14:textId="77777777" w:rsidTr="001F2503">
        <w:trPr>
          <w:ins w:id="119" w:author="Jamie Richgels" w:date="2016-05-26T22:15:00Z"/>
        </w:trPr>
        <w:tc>
          <w:tcPr>
            <w:tcW w:w="3325" w:type="dxa"/>
            <w:tcPrChange w:id="120" w:author="Jamie Richgels" w:date="2016-05-26T22:36:00Z">
              <w:tcPr>
                <w:tcW w:w="4675" w:type="dxa"/>
              </w:tcPr>
            </w:tcPrChange>
          </w:tcPr>
          <w:p w14:paraId="3181E5E0" w14:textId="2B93EAB1" w:rsidR="003654D8" w:rsidRDefault="003654D8" w:rsidP="00065910">
            <w:pPr>
              <w:rPr>
                <w:ins w:id="121" w:author="Jamie Richgels" w:date="2016-05-26T22:15:00Z"/>
              </w:rPr>
            </w:pPr>
            <w:ins w:id="122" w:author="Jamie Richgels" w:date="2016-05-26T22:15:00Z">
              <w:r>
                <w:t>ICD</w:t>
              </w:r>
            </w:ins>
            <w:ins w:id="123" w:author="Jamie Richgels" w:date="2016-05-26T22:35:00Z">
              <w:r w:rsidR="00FF1F47">
                <w:t xml:space="preserve"> (9 &amp; 10)</w:t>
              </w:r>
            </w:ins>
          </w:p>
        </w:tc>
        <w:tc>
          <w:tcPr>
            <w:tcW w:w="6840" w:type="dxa"/>
            <w:tcPrChange w:id="124" w:author="Jamie Richgels" w:date="2016-05-26T22:36:00Z">
              <w:tcPr>
                <w:tcW w:w="4675" w:type="dxa"/>
              </w:tcPr>
            </w:tcPrChange>
          </w:tcPr>
          <w:p w14:paraId="5F5C85E2" w14:textId="7FC3D6A6" w:rsidR="003654D8" w:rsidRDefault="003654D8" w:rsidP="00065910">
            <w:pPr>
              <w:rPr>
                <w:ins w:id="125" w:author="Jamie Richgels" w:date="2016-05-26T22:15:00Z"/>
              </w:rPr>
            </w:pPr>
            <w:ins w:id="126" w:author="Jamie Richgels" w:date="2016-05-26T22:15:00Z">
              <w:r w:rsidRPr="00C55D97">
                <w:t xml:space="preserve">International </w:t>
              </w:r>
              <w:r>
                <w:t>Classification of Diseases</w:t>
              </w:r>
            </w:ins>
            <w:ins w:id="127" w:author="Jamie Richgels" w:date="2016-05-26T22:36:00Z">
              <w:r w:rsidR="00E807D4">
                <w:t xml:space="preserve"> (9</w:t>
              </w:r>
              <w:r w:rsidR="00E807D4" w:rsidRPr="00E807D4">
                <w:rPr>
                  <w:vertAlign w:val="superscript"/>
                  <w:rPrChange w:id="128" w:author="Jamie Richgels" w:date="2016-05-26T22:36:00Z">
                    <w:rPr/>
                  </w:rPrChange>
                </w:rPr>
                <w:t>th</w:t>
              </w:r>
              <w:r w:rsidR="00E807D4">
                <w:t xml:space="preserve"> &amp; 10</w:t>
              </w:r>
              <w:r w:rsidR="00E807D4" w:rsidRPr="00E807D4">
                <w:rPr>
                  <w:vertAlign w:val="superscript"/>
                  <w:rPrChange w:id="129" w:author="Jamie Richgels" w:date="2016-05-26T22:36:00Z">
                    <w:rPr/>
                  </w:rPrChange>
                </w:rPr>
                <w:t>th</w:t>
              </w:r>
              <w:r w:rsidR="00E807D4">
                <w:t xml:space="preserve"> Editions)</w:t>
              </w:r>
            </w:ins>
          </w:p>
        </w:tc>
      </w:tr>
      <w:tr w:rsidR="00657BF1" w14:paraId="36D8B553" w14:textId="77777777" w:rsidTr="001F2503">
        <w:tc>
          <w:tcPr>
            <w:tcW w:w="3325" w:type="dxa"/>
            <w:tcPrChange w:id="130" w:author="Jamie Richgels" w:date="2016-05-26T22:36:00Z">
              <w:tcPr>
                <w:tcW w:w="4675" w:type="dxa"/>
              </w:tcPr>
            </w:tcPrChange>
          </w:tcPr>
          <w:p w14:paraId="73E233AA" w14:textId="0EBF1B74" w:rsidR="00657BF1" w:rsidRDefault="00657BF1" w:rsidP="00A657E2">
            <w:r>
              <w:t>RADV</w:t>
            </w:r>
          </w:p>
        </w:tc>
        <w:tc>
          <w:tcPr>
            <w:tcW w:w="6840" w:type="dxa"/>
            <w:tcPrChange w:id="131" w:author="Jamie Richgels" w:date="2016-05-26T22:36:00Z">
              <w:tcPr>
                <w:tcW w:w="4675" w:type="dxa"/>
              </w:tcPr>
            </w:tcPrChange>
          </w:tcPr>
          <w:p w14:paraId="47E4FD5D" w14:textId="10A31510" w:rsidR="00657BF1" w:rsidRDefault="00657BF1" w:rsidP="00A657E2">
            <w:r>
              <w:t>Risk Adjustment Data Validation</w:t>
            </w:r>
          </w:p>
        </w:tc>
      </w:tr>
      <w:tr w:rsidR="00657BF1" w14:paraId="5238C052" w14:textId="77777777" w:rsidTr="001F2503">
        <w:tc>
          <w:tcPr>
            <w:tcW w:w="3325" w:type="dxa"/>
            <w:tcPrChange w:id="132" w:author="Jamie Richgels" w:date="2016-05-26T22:36:00Z">
              <w:tcPr>
                <w:tcW w:w="4675" w:type="dxa"/>
              </w:tcPr>
            </w:tcPrChange>
          </w:tcPr>
          <w:p w14:paraId="18869FBC" w14:textId="72A76328" w:rsidR="00657BF1" w:rsidRDefault="00657BF1" w:rsidP="00A657E2">
            <w:r>
              <w:t>SNOMED</w:t>
            </w:r>
          </w:p>
        </w:tc>
        <w:tc>
          <w:tcPr>
            <w:tcW w:w="6840" w:type="dxa"/>
            <w:tcPrChange w:id="133" w:author="Jamie Richgels" w:date="2016-05-26T22:36:00Z">
              <w:tcPr>
                <w:tcW w:w="4675" w:type="dxa"/>
              </w:tcPr>
            </w:tcPrChange>
          </w:tcPr>
          <w:p w14:paraId="7FAAB042" w14:textId="4E24CB6D" w:rsidR="00657BF1" w:rsidRDefault="00657BF1" w:rsidP="00A657E2">
            <w:r>
              <w:t>Systematized Nomenclature of Medicine</w:t>
            </w:r>
          </w:p>
        </w:tc>
      </w:tr>
    </w:tbl>
    <w:p w14:paraId="79411ADE" w14:textId="77777777" w:rsidR="00657BF1" w:rsidRDefault="00657BF1" w:rsidP="00A657E2"/>
    <w:p w14:paraId="4CA4F39C" w14:textId="3222C42C" w:rsidR="000C2846" w:rsidRDefault="000C2846" w:rsidP="00615DC4">
      <w:pPr>
        <w:pStyle w:val="Heading1"/>
      </w:pPr>
      <w:bookmarkStart w:id="134" w:name="_Toc452063546"/>
      <w:r w:rsidRPr="00615DC4">
        <w:t>User</w:t>
      </w:r>
      <w:r>
        <w:t xml:space="preserve"> Access Levels</w:t>
      </w:r>
      <w:bookmarkEnd w:id="134"/>
    </w:p>
    <w:p w14:paraId="7ACC9928" w14:textId="77777777" w:rsidR="005364EA" w:rsidRPr="005364EA" w:rsidRDefault="005364EA" w:rsidP="005364EA">
      <w:pPr>
        <w:contextualSpacing/>
      </w:pPr>
    </w:p>
    <w:p w14:paraId="1AA9C66F" w14:textId="713F95E5" w:rsidR="000C2846" w:rsidRDefault="008977A3" w:rsidP="000C2846">
      <w:pPr>
        <w:contextualSpacing/>
      </w:pPr>
      <w:ins w:id="135" w:author="Jamie Richgels" w:date="2016-05-26T22:16:00Z">
        <w:r>
          <w:t xml:space="preserve">In this implementation </w:t>
        </w:r>
        <w:proofErr w:type="gramStart"/>
        <w:r>
          <w:t>a</w:t>
        </w:r>
      </w:ins>
      <w:proofErr w:type="gramEnd"/>
      <w:del w:id="136" w:author="Jamie Richgels" w:date="2016-05-26T22:16:00Z">
        <w:r w:rsidR="000C2846" w:rsidDel="008977A3">
          <w:delText>A</w:delText>
        </w:r>
      </w:del>
      <w:r w:rsidR="000C2846">
        <w:t>ll users have the same permissions</w:t>
      </w:r>
      <w:del w:id="137" w:author="Jamie Richgels" w:date="2016-05-26T22:17:00Z">
        <w:r w:rsidR="000C2846" w:rsidDel="008977A3">
          <w:delText xml:space="preserve"> in this implementatio</w:delText>
        </w:r>
      </w:del>
      <w:ins w:id="138" w:author="Jamie Richgels" w:date="2016-05-26T22:14:00Z">
        <w:r w:rsidR="003654D8">
          <w:t>, however, a</w:t>
        </w:r>
      </w:ins>
      <w:ins w:id="139" w:author="Jamie Richgels" w:date="2016-05-26T22:17:00Z">
        <w:r>
          <w:t xml:space="preserve"> as noted in the “Constraints” section below a real-world implementation </w:t>
        </w:r>
      </w:ins>
      <w:ins w:id="140" w:author="Jamie Richgels" w:date="2016-05-26T22:14:00Z">
        <w:r w:rsidR="003654D8">
          <w:t xml:space="preserve">would </w:t>
        </w:r>
      </w:ins>
      <w:ins w:id="141" w:author="Jamie Richgels" w:date="2016-05-26T22:17:00Z">
        <w:r>
          <w:t xml:space="preserve">employ </w:t>
        </w:r>
      </w:ins>
      <w:ins w:id="142" w:author="Jamie Richgels" w:date="2016-05-26T22:14:00Z">
        <w:r w:rsidR="003654D8">
          <w:t xml:space="preserve">role-based </w:t>
        </w:r>
      </w:ins>
      <w:ins w:id="143" w:author="Jamie Richgels" w:date="2016-05-26T22:17:00Z">
        <w:r>
          <w:t xml:space="preserve">access to control </w:t>
        </w:r>
      </w:ins>
      <w:ins w:id="144" w:author="Jamie Richgels" w:date="2016-05-26T22:15:00Z">
        <w:r w:rsidR="003654D8">
          <w:t>functionality</w:t>
        </w:r>
      </w:ins>
      <w:del w:id="145" w:author="Jamie Richgels" w:date="2016-05-26T22:14:00Z">
        <w:r w:rsidR="000C2846" w:rsidDel="003654D8">
          <w:delText>n</w:delText>
        </w:r>
      </w:del>
      <w:ins w:id="146" w:author="Jamie Richgels" w:date="2016-05-26T22:17:00Z">
        <w:r>
          <w:t>.</w:t>
        </w:r>
      </w:ins>
      <w:del w:id="147" w:author="Jamie Richgels" w:date="2016-05-26T22:14:00Z">
        <w:r w:rsidR="000C2846" w:rsidDel="003654D8">
          <w:delText>.</w:delText>
        </w:r>
      </w:del>
    </w:p>
    <w:p w14:paraId="1625FFE4" w14:textId="4AD69276" w:rsidR="000C2846" w:rsidRDefault="000C2846" w:rsidP="000C2846"/>
    <w:p w14:paraId="24BDA165" w14:textId="0F379C52" w:rsidR="000C2846" w:rsidRDefault="000C2846" w:rsidP="00615DC4">
      <w:pPr>
        <w:pStyle w:val="Heading1"/>
      </w:pPr>
      <w:bookmarkStart w:id="148" w:name="_Toc452063547"/>
      <w:r w:rsidRPr="00615DC4">
        <w:t>Constraints</w:t>
      </w:r>
      <w:bookmarkEnd w:id="148"/>
    </w:p>
    <w:p w14:paraId="6374B40D" w14:textId="7AB21092"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w:t>
      </w:r>
      <w:r w:rsidR="00946124">
        <w:t>ealth Record in the FHIR server in addition to complying with HIPAA regulations for privacy and HL7 for security.</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2073D02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3B84FF76" w14:textId="12C21D98" w:rsidR="00B57909" w:rsidRPr="00B57909" w:rsidRDefault="00B57909" w:rsidP="00615DC4">
      <w:pPr>
        <w:pStyle w:val="Heading1"/>
      </w:pPr>
      <w:bookmarkStart w:id="149" w:name="_Toc452063548"/>
      <w:del w:id="150" w:author="Jamie Richgels" w:date="2016-05-26T22:18:00Z">
        <w:r w:rsidRPr="00615DC4" w:rsidDel="00677888">
          <w:delText>GitHub</w:delText>
        </w:r>
        <w:r w:rsidRPr="00B57909" w:rsidDel="00677888">
          <w:delText xml:space="preserve"> </w:delText>
        </w:r>
      </w:del>
      <w:r w:rsidRPr="00B57909">
        <w:t>Repository</w:t>
      </w:r>
      <w:bookmarkEnd w:id="149"/>
    </w:p>
    <w:p w14:paraId="7899C482" w14:textId="540E58AD" w:rsidR="00B57909" w:rsidDel="008D541D" w:rsidRDefault="005364EA" w:rsidP="00B57909">
      <w:pPr>
        <w:jc w:val="both"/>
        <w:rPr>
          <w:del w:id="151" w:author="Jamie Richgels" w:date="2016-05-26T22:36:00Z"/>
        </w:rPr>
      </w:pPr>
      <w:proofErr w:type="spellStart"/>
      <w:r>
        <w:t>FHIRed_Up</w:t>
      </w:r>
      <w:proofErr w:type="spellEnd"/>
      <w:r>
        <w:t xml:space="preserve"> uses a private repository on the Georgia Institute of Technology’s enterprise</w:t>
      </w:r>
      <w:r w:rsidR="00B57909">
        <w:t xml:space="preserve"> GitHub </w:t>
      </w:r>
      <w:r>
        <w:t>server</w:t>
      </w:r>
      <w:r w:rsidR="00B57909">
        <w:t xml:space="preserve"> for</w:t>
      </w:r>
      <w:r>
        <w:t xml:space="preserve"> collaboration and file storage</w:t>
      </w:r>
      <w:ins w:id="152" w:author="Jamie Richgels" w:date="2016-05-26T22:18:00Z">
        <w:r w:rsidR="00677888">
          <w:t xml:space="preserve"> of the RADV application and documentation</w:t>
        </w:r>
      </w:ins>
      <w:r>
        <w:t>.</w:t>
      </w:r>
    </w:p>
    <w:p w14:paraId="768EC69C" w14:textId="27C4598B" w:rsidR="00677888" w:rsidRDefault="00677888" w:rsidP="008D541D">
      <w:pPr>
        <w:jc w:val="both"/>
        <w:rPr>
          <w:ins w:id="153" w:author="Jamie Richgels" w:date="2016-05-26T22:18:00Z"/>
          <w:caps/>
          <w:color w:val="FFFFFF" w:themeColor="background1"/>
          <w:spacing w:val="15"/>
          <w:sz w:val="22"/>
          <w:szCs w:val="22"/>
        </w:rPr>
        <w:pPrChange w:id="154" w:author="Jamie Richgels" w:date="2016-05-26T22:36:00Z">
          <w:pPr/>
        </w:pPrChange>
      </w:pPr>
      <w:bookmarkStart w:id="155" w:name="_Toc452063549"/>
    </w:p>
    <w:p w14:paraId="0644533D" w14:textId="456CB5FF" w:rsidR="007D1ACE" w:rsidRDefault="007D1ACE" w:rsidP="00615DC4">
      <w:pPr>
        <w:pStyle w:val="Heading1"/>
      </w:pPr>
      <w:r w:rsidRPr="00615DC4">
        <w:lastRenderedPageBreak/>
        <w:t>Using</w:t>
      </w:r>
      <w:r>
        <w:t xml:space="preserve"> RADV</w:t>
      </w:r>
      <w:bookmarkEnd w:id="155"/>
    </w:p>
    <w:p w14:paraId="13ED9EC1" w14:textId="040EAD21" w:rsidR="00981A19" w:rsidRPr="00997EEB" w:rsidRDefault="00997EEB" w:rsidP="00E66BD8">
      <w:pPr>
        <w:pStyle w:val="Heading2"/>
        <w:pPrChange w:id="156" w:author="Jamie Richgels" w:date="2016-05-26T22:39:00Z">
          <w:pPr>
            <w:pStyle w:val="Heading2"/>
          </w:pPr>
        </w:pPrChange>
      </w:pPr>
      <w:bookmarkStart w:id="157" w:name="_Toc452063550"/>
      <w:r w:rsidRPr="00997EEB">
        <w:t>Login</w:t>
      </w:r>
      <w:bookmarkEnd w:id="157"/>
    </w:p>
    <w:p w14:paraId="0576C3C4" w14:textId="103626FF" w:rsidR="00E66BD8" w:rsidRDefault="007D1ACE" w:rsidP="005C5F48">
      <w:pPr>
        <w:jc w:val="both"/>
        <w:rPr>
          <w:ins w:id="158" w:author="Jamie Richgels" w:date="2016-05-26T22:39:00Z"/>
        </w:rPr>
      </w:pPr>
      <w:r>
        <w:t xml:space="preserve">Using your web browser, navigate to </w:t>
      </w:r>
      <w:ins w:id="159" w:author="Jamie Richgels" w:date="2016-05-26T22:39:00Z">
        <w:r w:rsidR="00E66BD8">
          <w:fldChar w:fldCharType="begin"/>
        </w:r>
        <w:r w:rsidR="00E66BD8">
          <w:instrText xml:space="preserve"> HYPERLINK "</w:instrText>
        </w:r>
      </w:ins>
      <w:r w:rsidR="00E66BD8" w:rsidRPr="00E66BD8">
        <w:rPr>
          <w:rPrChange w:id="160" w:author="Jamie Richgels" w:date="2016-05-26T22:39:00Z">
            <w:rPr>
              <w:rStyle w:val="Hyperlink"/>
            </w:rPr>
          </w:rPrChange>
        </w:rPr>
        <w:instrText>https://focus-appliance-122323.appspot.co</w:instrText>
      </w:r>
      <w:ins w:id="161" w:author="Jamie Richgels" w:date="2016-05-26T22:39:00Z">
        <w:r w:rsidR="00E66BD8">
          <w:instrText xml:space="preserve">m" </w:instrText>
        </w:r>
        <w:r w:rsidR="00E66BD8">
          <w:fldChar w:fldCharType="separate"/>
        </w:r>
      </w:ins>
      <w:r w:rsidR="00E66BD8" w:rsidRPr="00BB7BB4">
        <w:rPr>
          <w:rStyle w:val="Hyperlink"/>
          <w:rPrChange w:id="162" w:author="Jamie Richgels" w:date="2016-05-26T22:39:00Z">
            <w:rPr>
              <w:rStyle w:val="Hyperlink"/>
            </w:rPr>
          </w:rPrChange>
        </w:rPr>
        <w:t>https://focus-appliance-122323.appspot.co</w:t>
      </w:r>
      <w:ins w:id="163" w:author="Jamie Richgels" w:date="2016-05-26T22:39:00Z">
        <w:r w:rsidR="00E66BD8" w:rsidRPr="00BB7BB4">
          <w:rPr>
            <w:rStyle w:val="Hyperlink"/>
          </w:rPr>
          <w:t>m</w:t>
        </w:r>
        <w:r w:rsidR="00E66BD8">
          <w:fldChar w:fldCharType="end"/>
        </w:r>
      </w:ins>
    </w:p>
    <w:p w14:paraId="244A1383" w14:textId="0882CD2C" w:rsidR="007D1ACE" w:rsidDel="00E66BD8" w:rsidRDefault="007D1ACE" w:rsidP="005C5F48">
      <w:pPr>
        <w:jc w:val="both"/>
        <w:rPr>
          <w:del w:id="164" w:author="Jamie Richgels" w:date="2016-05-26T22:39:00Z"/>
        </w:rPr>
      </w:pPr>
      <w:del w:id="165" w:author="Jamie Richgels" w:date="2016-05-26T22:39:00Z">
        <w:r w:rsidRPr="00E66BD8" w:rsidDel="00E66BD8">
          <w:rPr>
            <w:rPrChange w:id="166" w:author="Jamie Richgels" w:date="2016-05-26T22:39:00Z">
              <w:rPr>
                <w:rStyle w:val="Hyperlink"/>
              </w:rPr>
            </w:rPrChange>
          </w:rPr>
          <w:delText>m/login</w:delText>
        </w:r>
        <w:r w:rsidDel="00E66BD8">
          <w:delText>.</w:delText>
        </w:r>
      </w:del>
    </w:p>
    <w:p w14:paraId="41C61EC2" w14:textId="77777777" w:rsidR="008D541D" w:rsidRDefault="007D1ACE" w:rsidP="00E66BD8">
      <w:pPr>
        <w:jc w:val="both"/>
        <w:rPr>
          <w:ins w:id="167" w:author="Jamie Richgels" w:date="2016-05-26T22:37:00Z"/>
        </w:rPr>
        <w:pPrChange w:id="168" w:author="Jamie Richgels" w:date="2016-05-26T22:39:00Z">
          <w:pPr/>
        </w:pPrChange>
      </w:pPr>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9650"/>
                    </a:xfrm>
                    <a:prstGeom prst="rect">
                      <a:avLst/>
                    </a:prstGeom>
                  </pic:spPr>
                </pic:pic>
              </a:graphicData>
            </a:graphic>
          </wp:inline>
        </w:drawing>
      </w:r>
    </w:p>
    <w:p w14:paraId="225C1325" w14:textId="0C07124B" w:rsidR="007D1ACE" w:rsidRDefault="008D541D" w:rsidP="00A90B95">
      <w:pPr>
        <w:pStyle w:val="Caption"/>
        <w:jc w:val="center"/>
        <w:pPrChange w:id="169" w:author="Jamie Richgels" w:date="2016-05-26T23:07:00Z">
          <w:pPr/>
        </w:pPrChange>
      </w:pPr>
      <w:ins w:id="170" w:author="Jamie Richgels" w:date="2016-05-26T22:37:00Z">
        <w:r>
          <w:t xml:space="preserve">Figure </w:t>
        </w:r>
        <w:r>
          <w:fldChar w:fldCharType="begin"/>
        </w:r>
        <w:r>
          <w:instrText xml:space="preserve"> SEQ Figure \* ARABIC </w:instrText>
        </w:r>
      </w:ins>
      <w:r>
        <w:fldChar w:fldCharType="separate"/>
      </w:r>
      <w:ins w:id="171" w:author="Jamie Richgels" w:date="2016-05-26T23:21:00Z">
        <w:r w:rsidR="00307F15">
          <w:rPr>
            <w:noProof/>
          </w:rPr>
          <w:t>4</w:t>
        </w:r>
      </w:ins>
      <w:ins w:id="172" w:author="Jamie Richgels" w:date="2016-05-26T22:37:00Z">
        <w:r>
          <w:fldChar w:fldCharType="end"/>
        </w:r>
      </w:ins>
    </w:p>
    <w:p w14:paraId="157D8B4C" w14:textId="1376665A" w:rsidR="00D605A8" w:rsidRDefault="007D1ACE" w:rsidP="005C5F48">
      <w:pPr>
        <w:jc w:val="both"/>
        <w:rPr>
          <w:ins w:id="173" w:author="Jamie Richgels" w:date="2016-05-26T22:39:00Z"/>
        </w:rPr>
      </w:pPr>
      <w:r>
        <w:t xml:space="preserve">Login </w:t>
      </w:r>
      <w:del w:id="174" w:author="Jamie Richgels" w:date="2016-05-26T22:39:00Z">
        <w:r w:rsidDel="00E66BD8">
          <w:delText xml:space="preserve">using </w:delText>
        </w:r>
      </w:del>
      <w:ins w:id="175" w:author="Jamie Richgels" w:date="2016-05-26T22:39:00Z">
        <w:r w:rsidR="00E66BD8">
          <w:t xml:space="preserve">with the </w:t>
        </w:r>
      </w:ins>
      <w:r>
        <w:t xml:space="preserve">username, </w:t>
      </w:r>
      <w:proofErr w:type="spellStart"/>
      <w:r w:rsidR="00A80552" w:rsidRPr="007D1ACE">
        <w:t>FHIRedUp</w:t>
      </w:r>
      <w:proofErr w:type="spellEnd"/>
      <w:r>
        <w:t xml:space="preserve">, and password, </w:t>
      </w:r>
      <w:r w:rsidR="00A80552" w:rsidRPr="007D1ACE">
        <w:t>PjV7kGTD</w:t>
      </w:r>
      <w:r>
        <w:t>.</w:t>
      </w:r>
    </w:p>
    <w:p w14:paraId="255AA573" w14:textId="77777777" w:rsidR="00E66BD8" w:rsidRPr="007D1ACE" w:rsidRDefault="00E66BD8" w:rsidP="005C5F48">
      <w:pPr>
        <w:jc w:val="both"/>
      </w:pPr>
    </w:p>
    <w:p w14:paraId="2338E01E" w14:textId="77777777" w:rsidR="00997EEB" w:rsidRPr="00BD304D" w:rsidRDefault="00981A19" w:rsidP="004776B0">
      <w:pPr>
        <w:pStyle w:val="Heading2"/>
        <w:keepNext/>
        <w:rPr>
          <w:rStyle w:val="Heading2Char"/>
          <w:rFonts w:eastAsiaTheme="minorHAnsi"/>
        </w:rPr>
        <w:pPrChange w:id="176" w:author="Jamie Richgels" w:date="2016-05-26T23:23:00Z">
          <w:pPr>
            <w:pStyle w:val="Heading2"/>
          </w:pPr>
        </w:pPrChange>
      </w:pPr>
      <w:bookmarkStart w:id="177" w:name="_Toc452063551"/>
      <w:r w:rsidRPr="00BD304D">
        <w:rPr>
          <w:rStyle w:val="Heading2Char"/>
          <w:rFonts w:eastAsiaTheme="minorHAnsi"/>
        </w:rPr>
        <w:lastRenderedPageBreak/>
        <w:t>Patient Lookup</w:t>
      </w:r>
      <w:bookmarkEnd w:id="177"/>
    </w:p>
    <w:p w14:paraId="26499D82" w14:textId="2189F2D6" w:rsidR="007D1ACE" w:rsidRDefault="00D22BE0" w:rsidP="004776B0">
      <w:pPr>
        <w:keepNext/>
        <w:jc w:val="both"/>
        <w:pPrChange w:id="178" w:author="Jamie Richgels" w:date="2016-05-26T23:23:00Z">
          <w:pPr>
            <w:jc w:val="both"/>
          </w:pPr>
        </w:pPrChange>
      </w:pPr>
      <w:ins w:id="179" w:author="Jamie Richgels" w:date="2016-05-26T22:38:00Z">
        <w:r>
          <w:t xml:space="preserve">Once authenticated, </w:t>
        </w:r>
      </w:ins>
      <w:del w:id="180" w:author="Jamie Richgels" w:date="2016-05-26T22:38:00Z">
        <w:r w:rsidR="00997EEB" w:rsidRPr="00997EEB" w:rsidDel="00D22BE0">
          <w:delText>T</w:delText>
        </w:r>
      </w:del>
      <w:ins w:id="181" w:author="Jamie Richgels" w:date="2016-05-26T22:38:00Z">
        <w:r>
          <w:t>t</w:t>
        </w:r>
      </w:ins>
      <w:r w:rsidR="00997EEB" w:rsidRPr="00997EEB">
        <w:t>he Patient lookup</w:t>
      </w:r>
      <w:r w:rsidR="00981A19">
        <w:t xml:space="preserve"> screen </w:t>
      </w:r>
      <w:ins w:id="182" w:author="Jamie Richgels" w:date="2016-05-26T22:38:00Z">
        <w:r w:rsidR="008D541D">
          <w:t>(</w:t>
        </w:r>
        <w:r w:rsidR="008D541D" w:rsidRPr="008D541D">
          <w:rPr>
            <w:i/>
            <w:rPrChange w:id="183" w:author="Jamie Richgels" w:date="2016-05-26T22:38:00Z">
              <w:rPr/>
            </w:rPrChange>
          </w:rPr>
          <w:t>Figure 5</w:t>
        </w:r>
        <w:r w:rsidR="008D541D">
          <w:t xml:space="preserve">) </w:t>
        </w:r>
      </w:ins>
      <w:r w:rsidR="00981A19">
        <w:t xml:space="preserve">should </w:t>
      </w:r>
      <w:del w:id="184" w:author="Jamie Richgels" w:date="2016-05-26T22:38:00Z">
        <w:r w:rsidR="00981A19" w:rsidDel="00D22BE0">
          <w:delText>display</w:delText>
        </w:r>
      </w:del>
      <w:ins w:id="185" w:author="Jamie Richgels" w:date="2016-05-26T22:38:00Z">
        <w:r>
          <w:t>appear</w:t>
        </w:r>
      </w:ins>
      <w:r w:rsidR="00981A19">
        <w:t>.</w:t>
      </w:r>
      <w:r w:rsidR="005C5F48">
        <w:t xml:space="preserve"> A user can search by patient name or </w:t>
      </w:r>
      <w:del w:id="186" w:author="Jamie Richgels" w:date="2016-05-26T22:40:00Z">
        <w:r w:rsidR="005C5F48" w:rsidDel="00E66BD8">
          <w:delText xml:space="preserve">by patient </w:delText>
        </w:r>
      </w:del>
      <w:r w:rsidR="005C5F48">
        <w:t>ID by selecting the appropriate radio button. This user guide employs patient 4 for examples.</w:t>
      </w:r>
    </w:p>
    <w:p w14:paraId="0D1E1D96" w14:textId="449027EE" w:rsidR="008D541D" w:rsidRDefault="005C5F48" w:rsidP="004776B0">
      <w:pPr>
        <w:keepNext/>
        <w:jc w:val="center"/>
        <w:rPr>
          <w:ins w:id="187" w:author="Jamie Richgels" w:date="2016-05-26T22:37:00Z"/>
        </w:rPr>
        <w:pPrChange w:id="188" w:author="Jamie Richgels" w:date="2016-05-26T23:24:00Z">
          <w:pPr/>
        </w:pPrChange>
      </w:pPr>
      <w:r>
        <w:rPr>
          <w:noProof/>
        </w:rPr>
        <w:drawing>
          <wp:inline distT="0" distB="0" distL="0" distR="0" wp14:anchorId="7FA1C3FA" wp14:editId="7C8B0916">
            <wp:extent cx="5374256" cy="260875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830" cy="2640099"/>
                    </a:xfrm>
                    <a:prstGeom prst="rect">
                      <a:avLst/>
                    </a:prstGeom>
                  </pic:spPr>
                </pic:pic>
              </a:graphicData>
            </a:graphic>
          </wp:inline>
        </w:drawing>
      </w:r>
    </w:p>
    <w:p w14:paraId="5A3F5E6E" w14:textId="0E588D2E" w:rsidR="007D1ACE" w:rsidRDefault="008D541D" w:rsidP="004776B0">
      <w:pPr>
        <w:pStyle w:val="Caption"/>
        <w:keepNext/>
        <w:jc w:val="center"/>
        <w:rPr>
          <w:ins w:id="189" w:author="Jamie Richgels" w:date="2016-05-26T22:37:00Z"/>
        </w:rPr>
        <w:pPrChange w:id="190" w:author="Jamie Richgels" w:date="2016-05-26T23:23:00Z">
          <w:pPr/>
        </w:pPrChange>
      </w:pPr>
      <w:del w:id="191" w:author="Jamie Richgels" w:date="2016-05-26T22:37:00Z">
        <w:r w:rsidDel="008D541D">
          <w:rPr>
            <w:noProof/>
          </w:rPr>
          <mc:AlternateContent>
            <mc:Choice Requires="wps">
              <w:drawing>
                <wp:inline distT="0" distB="0" distL="0" distR="0" wp14:anchorId="128DDB9B" wp14:editId="6FB0B2B3">
                  <wp:extent cx="3442335" cy="1404620"/>
                  <wp:effectExtent l="0" t="0" r="5715"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335" cy="1404620"/>
                          </a:xfrm>
                          <a:prstGeom prst="rect">
                            <a:avLst/>
                          </a:prstGeom>
                          <a:solidFill>
                            <a:srgbClr val="FFFFFF"/>
                          </a:solidFill>
                          <a:ln w="9525">
                            <a:noFill/>
                            <a:miter lim="800000"/>
                            <a:headEnd/>
                            <a:tailEnd/>
                          </a:ln>
                        </wps:spPr>
                        <wps:txbx>
                          <w:txbxContent>
                            <w:p w14:paraId="726837A0" w14:textId="33B8F896" w:rsidR="0007098F" w:rsidRDefault="0007098F" w:rsidP="0007098F">
                              <w:pPr>
                                <w:jc w:val="both"/>
                              </w:pPr>
                              <w:r>
                                <w:t>A user can enter either the patient’s name or ID in the search bar.</w:t>
                              </w:r>
                            </w:p>
                          </w:txbxContent>
                        </wps:txbx>
                        <wps:bodyPr rot="0" vert="horz" wrap="square" lIns="91440" tIns="45720" rIns="91440" bIns="45720" anchor="t" anchorCtr="0">
                          <a:spAutoFit/>
                        </wps:bodyPr>
                      </wps:wsp>
                    </a:graphicData>
                  </a:graphic>
                </wp:inline>
              </w:drawing>
            </mc:Choice>
            <mc:Fallback>
              <w:pict>
                <v:shape w14:anchorId="128DDB9B" id="Text Box 2" o:spid="_x0000_s1028" type="#_x0000_t202" style="width:271.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" stroked="f">
                  <v:textbox style="mso-fit-shape-to-text:t">
                    <w:txbxContent>
                      <w:p w14:paraId="726837A0" w14:textId="33B8F896" w:rsidR="0007098F" w:rsidRDefault="0007098F" w:rsidP="0007098F">
                        <w:pPr>
                          <w:jc w:val="both"/>
                        </w:pPr>
                        <w:r>
                          <w:t>A user can enter either the patient’s name or ID in the search bar.</w:t>
                        </w:r>
                      </w:p>
                    </w:txbxContent>
                  </v:textbox>
                  <w10:anchorlock/>
                </v:shape>
              </w:pict>
            </mc:Fallback>
          </mc:AlternateContent>
        </w:r>
      </w:del>
      <w:ins w:id="192" w:author="Jamie Richgels" w:date="2016-05-26T22:37:00Z">
        <w:r>
          <w:t xml:space="preserve">Figure </w:t>
        </w:r>
        <w:r>
          <w:fldChar w:fldCharType="begin"/>
        </w:r>
        <w:r>
          <w:instrText xml:space="preserve"> SEQ Figure \* ARABIC </w:instrText>
        </w:r>
      </w:ins>
      <w:r>
        <w:fldChar w:fldCharType="separate"/>
      </w:r>
      <w:ins w:id="193" w:author="Jamie Richgels" w:date="2016-05-26T23:21:00Z">
        <w:r w:rsidR="00307F15">
          <w:rPr>
            <w:noProof/>
          </w:rPr>
          <w:t>5</w:t>
        </w:r>
      </w:ins>
      <w:ins w:id="194" w:author="Jamie Richgels" w:date="2016-05-26T22:37:00Z">
        <w:r>
          <w:fldChar w:fldCharType="end"/>
        </w:r>
      </w:ins>
    </w:p>
    <w:p w14:paraId="025DE4E7" w14:textId="1E62C644" w:rsidR="00E66BD8" w:rsidRDefault="00E66BD8" w:rsidP="004776B0">
      <w:pPr>
        <w:keepNext/>
        <w:rPr>
          <w:ins w:id="195" w:author="Jamie Richgels" w:date="2016-05-26T22:40:00Z"/>
        </w:rPr>
        <w:pPrChange w:id="196" w:author="Jamie Richgels" w:date="2016-05-26T23:23:00Z">
          <w:pPr/>
        </w:pPrChange>
      </w:pPr>
      <w:ins w:id="197" w:author="Jamie Richgels" w:date="2016-05-26T22:40:00Z">
        <w:r>
          <w:t xml:space="preserve">In </w:t>
        </w:r>
        <w:r w:rsidRPr="00042057">
          <w:rPr>
            <w:i/>
            <w:rPrChange w:id="198" w:author="Jamie Richgels" w:date="2016-05-26T22:43:00Z">
              <w:rPr/>
            </w:rPrChange>
          </w:rPr>
          <w:t>Figure</w:t>
        </w:r>
      </w:ins>
      <w:ins w:id="199" w:author="Jamie Richgels" w:date="2016-05-26T22:41:00Z">
        <w:r w:rsidRPr="00042057">
          <w:rPr>
            <w:i/>
            <w:rPrChange w:id="200" w:author="Jamie Richgels" w:date="2016-05-26T22:43:00Z">
              <w:rPr/>
            </w:rPrChange>
          </w:rPr>
          <w:t xml:space="preserve"> 5</w:t>
        </w:r>
        <w:r>
          <w:t>, a</w:t>
        </w:r>
      </w:ins>
      <w:ins w:id="201" w:author="Jamie Richgels" w:date="2016-05-26T22:40:00Z">
        <w:r>
          <w:t xml:space="preserve"> user can enter either the patient’s name or ID in the search box to </w:t>
        </w:r>
      </w:ins>
      <w:ins w:id="202" w:author="Jamie Richgels" w:date="2016-05-26T22:41:00Z">
        <w:r>
          <w:t>find the patient’s medical records from the FHIR server.</w:t>
        </w:r>
      </w:ins>
    </w:p>
    <w:p w14:paraId="7F178CCF" w14:textId="1237EA54" w:rsidR="008D541D" w:rsidRPr="008D541D" w:rsidDel="004776B0" w:rsidRDefault="008D541D" w:rsidP="008D541D">
      <w:pPr>
        <w:rPr>
          <w:del w:id="203" w:author="Jamie Richgels" w:date="2016-05-26T23:23:00Z"/>
          <w:rPrChange w:id="204" w:author="Jamie Richgels" w:date="2016-05-26T22:37:00Z">
            <w:rPr>
              <w:del w:id="205" w:author="Jamie Richgels" w:date="2016-05-26T23:23:00Z"/>
            </w:rPr>
          </w:rPrChange>
        </w:rPr>
        <w:pPrChange w:id="206" w:author="Jamie Richgels" w:date="2016-05-26T22:37:00Z">
          <w:pPr/>
        </w:pPrChange>
      </w:pPr>
    </w:p>
    <w:p w14:paraId="026E799C" w14:textId="77777777" w:rsidR="00E66BD8" w:rsidRDefault="0007098F" w:rsidP="004776B0">
      <w:pPr>
        <w:keepNext/>
        <w:jc w:val="center"/>
        <w:rPr>
          <w:ins w:id="207" w:author="Jamie Richgels" w:date="2016-05-26T22:42:00Z"/>
        </w:rPr>
        <w:pPrChange w:id="208" w:author="Jamie Richgels" w:date="2016-05-26T23:24:00Z">
          <w:pPr/>
        </w:pPrChange>
      </w:pPr>
      <w:del w:id="209" w:author="Jamie Richgels" w:date="2016-05-26T22:41:00Z">
        <w:r w:rsidDel="00E66BD8">
          <w:rPr>
            <w:noProof/>
          </w:rPr>
          <mc:AlternateContent>
            <mc:Choice Requires="wps">
              <w:drawing>
                <wp:anchor distT="45720" distB="45720" distL="114300" distR="114300" simplePos="0" relativeHeight="251669504" behindDoc="0" locked="0" layoutInCell="1" allowOverlap="1" wp14:anchorId="02D737B6" wp14:editId="4F86F928">
                  <wp:simplePos x="0" y="0"/>
                  <wp:positionH relativeFrom="column">
                    <wp:posOffset>3642360</wp:posOffset>
                  </wp:positionH>
                  <wp:positionV relativeFrom="paragraph">
                    <wp:posOffset>22860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16244" w14:textId="580AEE59" w:rsidR="0007098F" w:rsidRDefault="0007098F" w:rsidP="0007098F">
                              <w:pPr>
                                <w:jc w:val="both"/>
                              </w:pPr>
                              <w:r>
                                <w:t>After searching for patient 4, the patient appears below the search entry field with a blue hyperlink to view the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D737B6" id="_x0000_s1029" type="#_x0000_t202" style="position:absolute;left:0;text-align:left;margin-left:286.8pt;margin-top:1.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" stroked="f">
                  <v:textbox style="mso-fit-shape-to-text:t">
                    <w:txbxContent>
                      <w:p w14:paraId="4DA16244" w14:textId="580AEE59" w:rsidR="0007098F" w:rsidRDefault="0007098F" w:rsidP="0007098F">
                        <w:pPr>
                          <w:jc w:val="both"/>
                        </w:pPr>
                        <w:r>
                          <w:t>After searching for patient 4, the patient appears below the search entry field with a blue hyperlink to view the patient.</w:t>
                        </w:r>
                      </w:p>
                    </w:txbxContent>
                  </v:textbox>
                  <w10:wrap type="square"/>
                </v:shape>
              </w:pict>
            </mc:Fallback>
          </mc:AlternateContent>
        </w:r>
      </w:del>
      <w:r w:rsidR="002A3972">
        <w:rPr>
          <w:noProof/>
        </w:rPr>
        <w:drawing>
          <wp:inline distT="0" distB="0" distL="0" distR="0" wp14:anchorId="2AEFD139" wp14:editId="28D72BDF">
            <wp:extent cx="5434642" cy="338575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7077" cy="3424650"/>
                    </a:xfrm>
                    <a:prstGeom prst="rect">
                      <a:avLst/>
                    </a:prstGeom>
                  </pic:spPr>
                </pic:pic>
              </a:graphicData>
            </a:graphic>
          </wp:inline>
        </w:drawing>
      </w:r>
    </w:p>
    <w:p w14:paraId="0FB5CEDE" w14:textId="4CFDBD90" w:rsidR="005C5F48" w:rsidRDefault="00E66BD8" w:rsidP="00A90B95">
      <w:pPr>
        <w:pStyle w:val="Caption"/>
        <w:jc w:val="center"/>
        <w:rPr>
          <w:ins w:id="210" w:author="Jamie Richgels" w:date="2016-05-26T22:41:00Z"/>
        </w:rPr>
        <w:pPrChange w:id="211" w:author="Jamie Richgels" w:date="2016-05-26T23:07:00Z">
          <w:pPr/>
        </w:pPrChange>
      </w:pPr>
      <w:ins w:id="212" w:author="Jamie Richgels" w:date="2016-05-26T22:42:00Z">
        <w:r>
          <w:t xml:space="preserve">Figure </w:t>
        </w:r>
        <w:r>
          <w:fldChar w:fldCharType="begin"/>
        </w:r>
        <w:r>
          <w:instrText xml:space="preserve"> SEQ Figure \* ARABIC </w:instrText>
        </w:r>
      </w:ins>
      <w:r>
        <w:fldChar w:fldCharType="separate"/>
      </w:r>
      <w:ins w:id="213" w:author="Jamie Richgels" w:date="2016-05-26T23:21:00Z">
        <w:r w:rsidR="00307F15">
          <w:rPr>
            <w:noProof/>
          </w:rPr>
          <w:t>6</w:t>
        </w:r>
      </w:ins>
      <w:ins w:id="214" w:author="Jamie Richgels" w:date="2016-05-26T22:42:00Z">
        <w:r>
          <w:fldChar w:fldCharType="end"/>
        </w:r>
      </w:ins>
    </w:p>
    <w:p w14:paraId="53F3C6A6" w14:textId="61BAD889" w:rsidR="00AD7074" w:rsidRDefault="00E66BD8" w:rsidP="007D1ACE">
      <w:pPr>
        <w:rPr>
          <w:ins w:id="215" w:author="Jamie Richgels" w:date="2016-05-26T22:41:00Z"/>
        </w:rPr>
      </w:pPr>
      <w:ins w:id="216" w:author="Jamie Richgels" w:date="2016-05-26T22:41:00Z">
        <w:r>
          <w:lastRenderedPageBreak/>
          <w:t>After searching for patient</w:t>
        </w:r>
      </w:ins>
      <w:ins w:id="217" w:author="Jamie Richgels" w:date="2016-05-26T22:42:00Z">
        <w:r>
          <w:t xml:space="preserve"> with an ID of</w:t>
        </w:r>
      </w:ins>
      <w:ins w:id="218" w:author="Jamie Richgels" w:date="2016-05-26T22:41:00Z">
        <w:r>
          <w:t xml:space="preserve"> 4, the </w:t>
        </w:r>
      </w:ins>
      <w:ins w:id="219" w:author="Jamie Richgels" w:date="2016-05-26T22:42:00Z">
        <w:r>
          <w:t xml:space="preserve">matching </w:t>
        </w:r>
      </w:ins>
      <w:ins w:id="220" w:author="Jamie Richgels" w:date="2016-05-26T22:41:00Z">
        <w:r>
          <w:t xml:space="preserve">patient </w:t>
        </w:r>
      </w:ins>
      <w:ins w:id="221" w:author="Jamie Richgels" w:date="2016-05-26T22:42:00Z">
        <w:r>
          <w:t xml:space="preserve">record </w:t>
        </w:r>
      </w:ins>
      <w:ins w:id="222" w:author="Jamie Richgels" w:date="2016-05-26T22:41:00Z">
        <w:r>
          <w:t>appears below the search entry field with a blue hyperlink to view the patient</w:t>
        </w:r>
      </w:ins>
      <w:ins w:id="223" w:author="Jamie Richgels" w:date="2016-05-26T22:42:00Z">
        <w:r>
          <w:t xml:space="preserve"> (</w:t>
        </w:r>
        <w:r w:rsidRPr="00E66BD8">
          <w:rPr>
            <w:i/>
            <w:rPrChange w:id="224" w:author="Jamie Richgels" w:date="2016-05-26T22:42:00Z">
              <w:rPr/>
            </w:rPrChange>
          </w:rPr>
          <w:t>Figure 6</w:t>
        </w:r>
        <w:r>
          <w:t>)</w:t>
        </w:r>
      </w:ins>
      <w:ins w:id="225" w:author="Jamie Richgels" w:date="2016-05-26T22:41:00Z">
        <w:r>
          <w:t>.</w:t>
        </w:r>
      </w:ins>
    </w:p>
    <w:p w14:paraId="3E54FF5A" w14:textId="7BBCD26A" w:rsidR="00E66BD8" w:rsidDel="00AD7074" w:rsidRDefault="00E66BD8" w:rsidP="007D1ACE">
      <w:pPr>
        <w:rPr>
          <w:del w:id="226" w:author="Jamie Richgels" w:date="2016-05-26T22:43:00Z"/>
        </w:rPr>
      </w:pPr>
    </w:p>
    <w:p w14:paraId="16DB162E" w14:textId="15832E33" w:rsidR="002A3972" w:rsidRDefault="002A3972" w:rsidP="00460E8E">
      <w:pPr>
        <w:jc w:val="both"/>
        <w:rPr>
          <w:ins w:id="227" w:author="Jamie Richgels" w:date="2016-05-26T22:43:00Z"/>
        </w:rPr>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5B793504" w14:textId="77777777" w:rsidR="00AD7074" w:rsidRDefault="00AD7074" w:rsidP="00460E8E">
      <w:pPr>
        <w:jc w:val="both"/>
      </w:pPr>
    </w:p>
    <w:p w14:paraId="7E180D14" w14:textId="04A2C281" w:rsidR="00BC4424" w:rsidRPr="00BC4424" w:rsidRDefault="00BC4424" w:rsidP="00BD304D">
      <w:pPr>
        <w:pStyle w:val="Heading2"/>
      </w:pPr>
      <w:bookmarkStart w:id="228" w:name="_Toc452063552"/>
      <w:r w:rsidRPr="00BC4424">
        <w:t>Patient Display</w:t>
      </w:r>
      <w:bookmarkEnd w:id="228"/>
    </w:p>
    <w:p w14:paraId="5E993F7D" w14:textId="6E38FA84" w:rsidR="00574418" w:rsidRDefault="00997EEB" w:rsidP="00460E8E">
      <w:pPr>
        <w:jc w:val="both"/>
        <w:rPr>
          <w:ins w:id="229" w:author="Jamie Richgels" w:date="2016-05-26T22:44:00Z"/>
        </w:rPr>
      </w:pPr>
      <w:r>
        <w:t>To select a patient, click on the view hyperlink. The patient</w:t>
      </w:r>
      <w:ins w:id="230" w:author="Jamie Richgels" w:date="2016-05-26T22:43:00Z">
        <w:r w:rsidR="00AD7074">
          <w:t>’</w:t>
        </w:r>
      </w:ins>
      <w:r>
        <w: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368E7914" w14:textId="77777777" w:rsidR="00AD7074" w:rsidRDefault="00AD7074" w:rsidP="00AD7074">
      <w:pPr>
        <w:keepNext/>
        <w:jc w:val="both"/>
        <w:rPr>
          <w:ins w:id="231" w:author="Jamie Richgels" w:date="2016-05-26T22:44:00Z"/>
        </w:rPr>
        <w:pPrChange w:id="232" w:author="Jamie Richgels" w:date="2016-05-26T22:44:00Z">
          <w:pPr>
            <w:keepNext/>
            <w:jc w:val="both"/>
          </w:pPr>
        </w:pPrChange>
      </w:pPr>
      <w:ins w:id="233" w:author="Jamie Richgels" w:date="2016-05-26T22:44:00Z">
        <w:r>
          <w:rPr>
            <w:noProof/>
          </w:rPr>
          <w:drawing>
            <wp:inline distT="0" distB="0" distL="0" distR="0" wp14:anchorId="46F92304" wp14:editId="1567033B">
              <wp:extent cx="6546918" cy="691763"/>
              <wp:effectExtent l="19050" t="19050" r="2540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0121" cy="707951"/>
                      </a:xfrm>
                      <a:prstGeom prst="rect">
                        <a:avLst/>
                      </a:prstGeom>
                      <a:ln>
                        <a:solidFill>
                          <a:schemeClr val="accent1"/>
                        </a:solidFill>
                      </a:ln>
                    </pic:spPr>
                  </pic:pic>
                </a:graphicData>
              </a:graphic>
            </wp:inline>
          </w:drawing>
        </w:r>
      </w:ins>
    </w:p>
    <w:p w14:paraId="3B5B7517" w14:textId="782FD1E5" w:rsidR="00AD7074" w:rsidRDefault="00AD7074" w:rsidP="00A90B95">
      <w:pPr>
        <w:pStyle w:val="Caption"/>
        <w:jc w:val="center"/>
        <w:rPr>
          <w:ins w:id="234" w:author="Jamie Richgels" w:date="2016-05-26T22:44:00Z"/>
        </w:rPr>
        <w:pPrChange w:id="235" w:author="Jamie Richgels" w:date="2016-05-26T23:07:00Z">
          <w:pPr>
            <w:keepNext/>
            <w:jc w:val="both"/>
          </w:pPr>
        </w:pPrChange>
      </w:pPr>
      <w:ins w:id="236" w:author="Jamie Richgels" w:date="2016-05-26T22:44:00Z">
        <w:r>
          <w:t xml:space="preserve">Figure </w:t>
        </w:r>
        <w:r>
          <w:fldChar w:fldCharType="begin"/>
        </w:r>
        <w:r>
          <w:instrText xml:space="preserve"> SEQ Figure \* ARABIC </w:instrText>
        </w:r>
      </w:ins>
      <w:r>
        <w:fldChar w:fldCharType="separate"/>
      </w:r>
      <w:ins w:id="237" w:author="Jamie Richgels" w:date="2016-05-26T23:21:00Z">
        <w:r w:rsidR="00307F15">
          <w:rPr>
            <w:noProof/>
          </w:rPr>
          <w:t>7</w:t>
        </w:r>
      </w:ins>
      <w:ins w:id="238" w:author="Jamie Richgels" w:date="2016-05-26T22:44:00Z">
        <w:r>
          <w:fldChar w:fldCharType="end"/>
        </w:r>
      </w:ins>
    </w:p>
    <w:p w14:paraId="3EA7D091" w14:textId="58FB7D2A" w:rsidR="00AD7074" w:rsidRPr="00AD7074" w:rsidRDefault="00AD7074" w:rsidP="00AD7074">
      <w:pPr>
        <w:pStyle w:val="Caption"/>
        <w:jc w:val="both"/>
        <w:rPr>
          <w:ins w:id="239" w:author="Jamie Richgels" w:date="2016-05-26T22:44:00Z"/>
          <w:b w:val="0"/>
          <w:rPrChange w:id="240" w:author="Jamie Richgels" w:date="2016-05-26T22:44:00Z">
            <w:rPr>
              <w:ins w:id="241" w:author="Jamie Richgels" w:date="2016-05-26T22:44:00Z"/>
            </w:rPr>
          </w:rPrChange>
        </w:rPr>
      </w:pPr>
      <w:ins w:id="242" w:author="Jamie Richgels" w:date="2016-05-26T22:44:00Z">
        <w:r w:rsidRPr="00AD7074">
          <w:rPr>
            <w:b w:val="0"/>
            <w:color w:val="auto"/>
            <w:sz w:val="20"/>
            <w:rPrChange w:id="243" w:author="Jamie Richgels" w:date="2016-05-26T22:44:00Z">
              <w:rPr>
                <w:color w:val="auto"/>
                <w:sz w:val="20"/>
              </w:rPr>
            </w:rPrChange>
          </w:rPr>
          <w:t>At the top</w:t>
        </w:r>
        <w:r>
          <w:rPr>
            <w:b w:val="0"/>
            <w:color w:val="auto"/>
            <w:sz w:val="20"/>
          </w:rPr>
          <w:t xml:space="preserve"> of the page</w:t>
        </w:r>
        <w:r w:rsidRPr="00AD7074">
          <w:rPr>
            <w:b w:val="0"/>
            <w:color w:val="auto"/>
            <w:sz w:val="20"/>
            <w:rPrChange w:id="244" w:author="Jamie Richgels" w:date="2016-05-26T22:44:00Z">
              <w:rPr>
                <w:color w:val="auto"/>
                <w:sz w:val="20"/>
              </w:rPr>
            </w:rPrChange>
          </w:rPr>
          <w:t xml:space="preserve">, </w:t>
        </w:r>
        <w:r>
          <w:rPr>
            <w:b w:val="0"/>
            <w:color w:val="auto"/>
            <w:sz w:val="20"/>
          </w:rPr>
          <w:t>the</w:t>
        </w:r>
        <w:r w:rsidRPr="00AD7074">
          <w:rPr>
            <w:b w:val="0"/>
            <w:color w:val="auto"/>
            <w:sz w:val="20"/>
            <w:rPrChange w:id="245" w:author="Jamie Richgels" w:date="2016-05-26T22:44:00Z">
              <w:rPr>
                <w:color w:val="auto"/>
                <w:sz w:val="20"/>
              </w:rPr>
            </w:rPrChange>
          </w:rPr>
          <w:t xml:space="preserve"> patient’s </w:t>
        </w:r>
        <w:r>
          <w:rPr>
            <w:b w:val="0"/>
            <w:color w:val="auto"/>
            <w:sz w:val="20"/>
            <w:rPrChange w:id="246" w:author="Jamie Richgels" w:date="2016-05-26T22:44:00Z">
              <w:rPr>
                <w:b w:val="0"/>
                <w:color w:val="auto"/>
                <w:sz w:val="20"/>
              </w:rPr>
            </w:rPrChange>
          </w:rPr>
          <w:t>information is always displayed (</w:t>
        </w:r>
        <w:r>
          <w:rPr>
            <w:b w:val="0"/>
            <w:i/>
            <w:color w:val="auto"/>
            <w:sz w:val="20"/>
          </w:rPr>
          <w:t>Figure 7</w:t>
        </w:r>
        <w:r>
          <w:rPr>
            <w:b w:val="0"/>
            <w:color w:val="auto"/>
            <w:sz w:val="20"/>
          </w:rPr>
          <w:t>).</w:t>
        </w:r>
      </w:ins>
    </w:p>
    <w:p w14:paraId="21BBC403" w14:textId="52D2750E" w:rsidR="00AD7074" w:rsidDel="00F370F6" w:rsidRDefault="004776B0" w:rsidP="00460E8E">
      <w:pPr>
        <w:jc w:val="both"/>
        <w:rPr>
          <w:del w:id="247" w:author="Jamie Richgels" w:date="2016-05-26T22:46:00Z"/>
        </w:rPr>
      </w:pPr>
      <w:bookmarkStart w:id="248" w:name="_GoBack"/>
      <w:bookmarkEnd w:id="248"/>
      <w:r>
        <w:rPr>
          <w:noProof/>
        </w:rPr>
        <w:lastRenderedPageBreak/>
        <w:drawing>
          <wp:anchor distT="0" distB="0" distL="114300" distR="114300" simplePos="0" relativeHeight="251686912" behindDoc="0" locked="0" layoutInCell="1" allowOverlap="1" wp14:anchorId="435A62C4" wp14:editId="2921F9C2">
            <wp:simplePos x="0" y="0"/>
            <wp:positionH relativeFrom="column">
              <wp:posOffset>-186055</wp:posOffset>
            </wp:positionH>
            <wp:positionV relativeFrom="paragraph">
              <wp:posOffset>154940</wp:posOffset>
            </wp:positionV>
            <wp:extent cx="6565265" cy="43211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65265" cy="4321175"/>
                    </a:xfrm>
                    <a:prstGeom prst="rect">
                      <a:avLst/>
                    </a:prstGeom>
                  </pic:spPr>
                </pic:pic>
              </a:graphicData>
            </a:graphic>
            <wp14:sizeRelH relativeFrom="margin">
              <wp14:pctWidth>0</wp14:pctWidth>
            </wp14:sizeRelH>
            <wp14:sizeRelV relativeFrom="margin">
              <wp14:pctHeight>0</wp14:pctHeight>
            </wp14:sizeRelV>
          </wp:anchor>
        </w:drawing>
      </w:r>
    </w:p>
    <w:p w14:paraId="5209BE22" w14:textId="1B5624E7" w:rsidR="00F370F6" w:rsidRDefault="00CF26EA" w:rsidP="00F370F6">
      <w:pPr>
        <w:keepNext/>
        <w:rPr>
          <w:ins w:id="249" w:author="Jamie Richgels" w:date="2016-05-26T22:46:00Z"/>
        </w:rPr>
        <w:pPrChange w:id="250" w:author="Jamie Richgels" w:date="2016-05-26T22:46:00Z">
          <w:pPr>
            <w:keepNext/>
          </w:pPr>
        </w:pPrChange>
      </w:pPr>
      <w:r>
        <w:rPr>
          <w:noProof/>
        </w:rPr>
        <mc:AlternateContent>
          <mc:Choice Requires="wps">
            <w:drawing>
              <wp:anchor distT="45720" distB="45720" distL="114300" distR="114300" simplePos="0" relativeHeight="251673600" behindDoc="1" locked="0" layoutInCell="1" allowOverlap="1" wp14:anchorId="52889813" wp14:editId="6EE16A55">
                <wp:simplePos x="0" y="0"/>
                <wp:positionH relativeFrom="column">
                  <wp:posOffset>5017135</wp:posOffset>
                </wp:positionH>
                <wp:positionV relativeFrom="paragraph">
                  <wp:posOffset>139065</wp:posOffset>
                </wp:positionV>
                <wp:extent cx="1231265" cy="1407160"/>
                <wp:effectExtent l="0" t="0" r="6985" b="2540"/>
                <wp:wrapThrough wrapText="bothSides">
                  <wp:wrapPolygon edited="0">
                    <wp:start x="0" y="0"/>
                    <wp:lineTo x="0" y="21347"/>
                    <wp:lineTo x="21388" y="21347"/>
                    <wp:lineTo x="21388"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265" cy="1407160"/>
                        </a:xfrm>
                        <a:prstGeom prst="rect">
                          <a:avLst/>
                        </a:prstGeom>
                        <a:solidFill>
                          <a:srgbClr val="FFFFFF"/>
                        </a:solidFill>
                        <a:ln w="9525">
                          <a:noFill/>
                          <a:miter lim="800000"/>
                          <a:headEnd/>
                          <a:tailEnd/>
                        </a:ln>
                      </wps:spPr>
                      <wps:txbx>
                        <w:txbxContent>
                          <w:p w14:paraId="10FB7FC5" w14:textId="29D06DE8" w:rsidR="0007098F" w:rsidRDefault="0007098F" w:rsidP="0007098F">
                            <w:moveFromRangeStart w:id="251" w:author="Jamie Richgels" w:date="2016-05-26T22:45:00Z" w:name="move452066042"/>
                            <w:moveFrom w:id="252" w:author="Jamie Richgels" w:date="2016-05-26T22:45:00Z">
                              <w:r w:rsidDel="00AD7074">
                                <w:t>After clicking the view link, the patient’s condition record is displayed.</w:t>
                              </w:r>
                            </w:moveFrom>
                            <w:moveFromRangeEnd w:id="2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9813" id="_x0000_s1030" type="#_x0000_t202" style="position:absolute;margin-left:395.05pt;margin-top:10.95pt;width:96.95pt;height:110.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" stroked="f">
                <v:textbox>
                  <w:txbxContent>
                    <w:p w14:paraId="10FB7FC5" w14:textId="29D06DE8" w:rsidR="0007098F" w:rsidRDefault="0007098F" w:rsidP="0007098F">
                      <w:moveFromRangeStart w:id="253" w:author="Jamie Richgels" w:date="2016-05-26T22:45:00Z" w:name="move452066042"/>
                      <w:moveFrom w:id="254" w:author="Jamie Richgels" w:date="2016-05-26T22:45:00Z">
                        <w:r w:rsidDel="00AD7074">
                          <w:t>After clicking the view link, the patient’s condition record is displayed.</w:t>
                        </w:r>
                      </w:moveFrom>
                      <w:moveFromRangeEnd w:id="253"/>
                    </w:p>
                  </w:txbxContent>
                </v:textbox>
                <w10:wrap type="through"/>
              </v:shape>
            </w:pict>
          </mc:Fallback>
        </mc:AlternateContent>
      </w:r>
    </w:p>
    <w:p w14:paraId="3D0BEE8B" w14:textId="459E679A" w:rsidR="00AD7074" w:rsidRDefault="00F370F6" w:rsidP="00A90B95">
      <w:pPr>
        <w:pStyle w:val="Caption"/>
        <w:jc w:val="center"/>
        <w:rPr>
          <w:ins w:id="255" w:author="Jamie Richgels" w:date="2016-05-26T22:45:00Z"/>
        </w:rPr>
        <w:pPrChange w:id="256" w:author="Jamie Richgels" w:date="2016-05-26T23:07:00Z">
          <w:pPr/>
        </w:pPrChange>
      </w:pPr>
      <w:ins w:id="257" w:author="Jamie Richgels" w:date="2016-05-26T22:46:00Z">
        <w:r>
          <w:t xml:space="preserve">Figure </w:t>
        </w:r>
        <w:r>
          <w:fldChar w:fldCharType="begin"/>
        </w:r>
        <w:r>
          <w:instrText xml:space="preserve"> SEQ Figure \* ARABIC </w:instrText>
        </w:r>
      </w:ins>
      <w:r>
        <w:fldChar w:fldCharType="separate"/>
      </w:r>
      <w:ins w:id="258" w:author="Jamie Richgels" w:date="2016-05-26T23:21:00Z">
        <w:r w:rsidR="00307F15">
          <w:rPr>
            <w:noProof/>
          </w:rPr>
          <w:t>8</w:t>
        </w:r>
      </w:ins>
      <w:ins w:id="259" w:author="Jamie Richgels" w:date="2016-05-26T22:46:00Z">
        <w:r>
          <w:fldChar w:fldCharType="end"/>
        </w:r>
      </w:ins>
    </w:p>
    <w:p w14:paraId="3C152118" w14:textId="19DAB81D" w:rsidR="00AD7074" w:rsidRDefault="00AD7074" w:rsidP="00AD7074">
      <w:pPr>
        <w:rPr>
          <w:moveTo w:id="260" w:author="Jamie Richgels" w:date="2016-05-26T22:45:00Z"/>
        </w:rPr>
      </w:pPr>
      <w:moveToRangeStart w:id="261" w:author="Jamie Richgels" w:date="2016-05-26T22:45:00Z" w:name="move452066042"/>
      <w:moveTo w:id="262" w:author="Jamie Richgels" w:date="2016-05-26T22:45:00Z">
        <w:r>
          <w:t>After clicking the view link, the patient’s condition record is displayed</w:t>
        </w:r>
      </w:moveTo>
      <w:ins w:id="263" w:author="Jamie Richgels" w:date="2016-05-26T22:45:00Z">
        <w:r>
          <w:t xml:space="preserve"> (</w:t>
        </w:r>
        <w:r>
          <w:rPr>
            <w:i/>
          </w:rPr>
          <w:t>Figure 8</w:t>
        </w:r>
        <w:r>
          <w:t>)</w:t>
        </w:r>
      </w:ins>
      <w:ins w:id="264" w:author="Jamie Richgels" w:date="2016-05-26T22:58:00Z">
        <w:r w:rsidR="00BC094E">
          <w:t xml:space="preserve"> and consists of top, left, center and right panels.</w:t>
        </w:r>
      </w:ins>
      <w:moveTo w:id="265" w:author="Jamie Richgels" w:date="2016-05-26T22:45:00Z">
        <w:del w:id="266" w:author="Jamie Richgels" w:date="2016-05-26T22:58:00Z">
          <w:r w:rsidDel="00BC094E">
            <w:delText>.</w:delText>
          </w:r>
        </w:del>
      </w:moveTo>
    </w:p>
    <w:moveToRangeEnd w:id="261"/>
    <w:p w14:paraId="0C655E19" w14:textId="77777777" w:rsidR="00AD7074" w:rsidRDefault="00AD7074" w:rsidP="0007098F">
      <w:pPr>
        <w:rPr>
          <w:ins w:id="267" w:author="Jamie Richgels" w:date="2016-05-26T22:45:00Z"/>
        </w:rPr>
      </w:pPr>
    </w:p>
    <w:p w14:paraId="27D7975C" w14:textId="77777777" w:rsidR="00AD7074" w:rsidRDefault="00AD7074" w:rsidP="0007098F">
      <w:pPr>
        <w:rPr>
          <w:ins w:id="268" w:author="Jamie Richgels" w:date="2016-05-26T22:43:00Z"/>
        </w:rPr>
      </w:pPr>
    </w:p>
    <w:p w14:paraId="1AEF796A" w14:textId="77777777" w:rsidR="00AD7074" w:rsidRDefault="00AD7074" w:rsidP="0007098F"/>
    <w:p w14:paraId="11D8B2A7" w14:textId="27CE4B0B" w:rsidR="009B7499" w:rsidDel="00AD7074" w:rsidRDefault="00F370F6" w:rsidP="009B7499">
      <w:pPr>
        <w:keepNext/>
        <w:jc w:val="both"/>
        <w:rPr>
          <w:del w:id="269" w:author="Jamie Richgels" w:date="2016-05-26T22:44:00Z"/>
        </w:rPr>
      </w:pPr>
      <w:del w:id="270" w:author="Jamie Richgels" w:date="2016-05-26T22:46:00Z">
        <w:r w:rsidDel="00F370F6">
          <w:rPr>
            <w:noProof/>
          </w:rPr>
          <w:lastRenderedPageBreak/>
          <mc:AlternateContent>
            <mc:Choice Requires="wps">
              <w:drawing>
                <wp:anchor distT="45720" distB="45720" distL="114300" distR="114300" simplePos="0" relativeHeight="251675648" behindDoc="0" locked="0" layoutInCell="1" allowOverlap="1" wp14:anchorId="29FCCCA6" wp14:editId="3021BADD">
                  <wp:simplePos x="0" y="0"/>
                  <wp:positionH relativeFrom="margin">
                    <wp:posOffset>-2540</wp:posOffset>
                  </wp:positionH>
                  <wp:positionV relativeFrom="paragraph">
                    <wp:posOffset>2178050</wp:posOffset>
                  </wp:positionV>
                  <wp:extent cx="5692140" cy="937895"/>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937895"/>
                          </a:xfrm>
                          <a:prstGeom prst="rect">
                            <a:avLst/>
                          </a:prstGeom>
                          <a:solidFill>
                            <a:srgbClr val="FFFFFF"/>
                          </a:solidFill>
                          <a:ln w="9525">
                            <a:noFill/>
                            <a:miter lim="800000"/>
                            <a:headEnd/>
                            <a:tailEnd/>
                          </a:ln>
                        </wps:spPr>
                        <wps:txbx>
                          <w:txbxContent>
                            <w:p w14:paraId="4BB07283" w14:textId="78062040" w:rsidR="009B7499" w:rsidRPr="00EE71CA" w:rsidRDefault="00EE71CA" w:rsidP="00447532">
                              <w:pPr>
                                <w:jc w:val="both"/>
                              </w:pPr>
                              <w:moveFromRangeStart w:id="271" w:author="Jamie Richgels" w:date="2016-05-26T22:46:00Z" w:name="move452066109"/>
                              <w:moveFrom w:id="272" w:author="Jamie Richgels" w:date="2016-05-26T22:46:00Z">
                                <w:r w:rsidDel="00F370F6">
                                  <w:t>As shown above, i</w:t>
                                </w:r>
                                <w:r w:rsidR="00447532" w:rsidRPr="00EE71CA" w:rsidDel="00F370F6">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sidDel="00F370F6">
                                  <w:t xml:space="preserve"> Shown below, the right panel displays graphical information about the patient’s risk score with or without missing HCCs.</w:t>
                                </w:r>
                              </w:moveFrom>
                              <w:moveFromRangeEnd w:id="2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CCCA6" id="_x0000_s1031" type="#_x0000_t202" style="position:absolute;left:0;text-align:left;margin-left:-.2pt;margin-top:171.5pt;width:448.2pt;height:73.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" stroked="f">
                  <v:textbox>
                    <w:txbxContent>
                      <w:p w14:paraId="4BB07283" w14:textId="78062040" w:rsidR="009B7499" w:rsidRPr="00EE71CA" w:rsidRDefault="00EE71CA" w:rsidP="00447532">
                        <w:pPr>
                          <w:jc w:val="both"/>
                        </w:pPr>
                        <w:moveFromRangeStart w:id="273" w:author="Jamie Richgels" w:date="2016-05-26T22:46:00Z" w:name="move452066109"/>
                        <w:moveFrom w:id="274" w:author="Jamie Richgels" w:date="2016-05-26T22:46:00Z">
                          <w:r w:rsidDel="00F370F6">
                            <w:t>As shown above, i</w:t>
                          </w:r>
                          <w:r w:rsidR="00447532" w:rsidRPr="00EE71CA" w:rsidDel="00F370F6">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sidDel="00F370F6">
                            <w:t xml:space="preserve"> Shown below, the right panel displays graphical information about the patient’s risk score with or without missing HCCs.</w:t>
                          </w:r>
                        </w:moveFrom>
                        <w:moveFromRangeEnd w:id="273"/>
                      </w:p>
                    </w:txbxContent>
                  </v:textbox>
                  <w10:wrap type="square" anchorx="margin"/>
                </v:shape>
              </w:pict>
            </mc:Fallback>
          </mc:AlternateContent>
        </w:r>
      </w:del>
      <w:del w:id="275" w:author="Jamie Richgels" w:date="2016-05-26T22:44:00Z">
        <w:r w:rsidR="00574418" w:rsidDel="00AD7074">
          <w:rPr>
            <w:noProof/>
          </w:rPr>
          <w:drawing>
            <wp:inline distT="0" distB="0" distL="0" distR="0" wp14:anchorId="32E507C3" wp14:editId="3D89348F">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8015"/>
                      </a:xfrm>
                      <a:prstGeom prst="rect">
                        <a:avLst/>
                      </a:prstGeom>
                    </pic:spPr>
                  </pic:pic>
                </a:graphicData>
              </a:graphic>
            </wp:inline>
          </w:drawing>
        </w:r>
      </w:del>
    </w:p>
    <w:p w14:paraId="22AECC99" w14:textId="2EDD4BB4" w:rsidR="0007098F" w:rsidDel="00AD7074" w:rsidRDefault="009B7499" w:rsidP="00447532">
      <w:pPr>
        <w:pStyle w:val="Caption"/>
        <w:jc w:val="both"/>
        <w:rPr>
          <w:del w:id="276" w:author="Jamie Richgels" w:date="2016-05-26T22:44:00Z"/>
        </w:rPr>
      </w:pPr>
      <w:del w:id="277" w:author="Jamie Richgels" w:date="2016-05-26T22:44:00Z">
        <w:r w:rsidRPr="00447532" w:rsidDel="00AD7074">
          <w:rPr>
            <w:color w:val="auto"/>
            <w:sz w:val="20"/>
          </w:rPr>
          <w:delText>At the top, a patient’s information is always displayed.</w:delText>
        </w:r>
      </w:del>
    </w:p>
    <w:p w14:paraId="12317F21" w14:textId="77777777" w:rsidR="003363F2" w:rsidRDefault="00574418" w:rsidP="003363F2">
      <w:pPr>
        <w:keepNext/>
        <w:jc w:val="both"/>
        <w:rPr>
          <w:ins w:id="278" w:author="Jamie Richgels" w:date="2016-05-26T22:48:00Z"/>
        </w:rPr>
        <w:pPrChange w:id="279" w:author="Jamie Richgels" w:date="2016-05-26T22:48:00Z">
          <w:pPr>
            <w:jc w:val="both"/>
          </w:pPr>
        </w:pPrChange>
      </w:pPr>
      <w:r>
        <w:rPr>
          <w:noProof/>
        </w:rPr>
        <w:drawing>
          <wp:inline distT="0" distB="0" distL="0" distR="0" wp14:anchorId="4A7C207E" wp14:editId="27A20429">
            <wp:extent cx="6440119" cy="225817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4262" cy="2263129"/>
                    </a:xfrm>
                    <a:prstGeom prst="rect">
                      <a:avLst/>
                    </a:prstGeom>
                  </pic:spPr>
                </pic:pic>
              </a:graphicData>
            </a:graphic>
          </wp:inline>
        </w:drawing>
      </w:r>
    </w:p>
    <w:p w14:paraId="02194663" w14:textId="056088D8" w:rsidR="00574418" w:rsidRDefault="003363F2" w:rsidP="00A90B95">
      <w:pPr>
        <w:pStyle w:val="Caption"/>
        <w:jc w:val="center"/>
        <w:rPr>
          <w:ins w:id="280" w:author="Jamie Richgels" w:date="2016-05-26T22:46:00Z"/>
        </w:rPr>
        <w:pPrChange w:id="281" w:author="Jamie Richgels" w:date="2016-05-26T23:07:00Z">
          <w:pPr>
            <w:jc w:val="both"/>
          </w:pPr>
        </w:pPrChange>
      </w:pPr>
      <w:ins w:id="282" w:author="Jamie Richgels" w:date="2016-05-26T22:48:00Z">
        <w:r>
          <w:t xml:space="preserve">Figure </w:t>
        </w:r>
        <w:r>
          <w:fldChar w:fldCharType="begin"/>
        </w:r>
        <w:r>
          <w:instrText xml:space="preserve"> SEQ Figure \* ARABIC </w:instrText>
        </w:r>
      </w:ins>
      <w:r>
        <w:fldChar w:fldCharType="separate"/>
      </w:r>
      <w:ins w:id="283" w:author="Jamie Richgels" w:date="2016-05-26T23:21:00Z">
        <w:r w:rsidR="00307F15">
          <w:rPr>
            <w:noProof/>
          </w:rPr>
          <w:t>9</w:t>
        </w:r>
      </w:ins>
      <w:ins w:id="284" w:author="Jamie Richgels" w:date="2016-05-26T22:48:00Z">
        <w:r>
          <w:fldChar w:fldCharType="end"/>
        </w:r>
      </w:ins>
    </w:p>
    <w:p w14:paraId="1E1038E1" w14:textId="77777777" w:rsidR="00F370F6" w:rsidRDefault="00F370F6" w:rsidP="00574418">
      <w:pPr>
        <w:jc w:val="both"/>
        <w:rPr>
          <w:ins w:id="285" w:author="Jamie Richgels" w:date="2016-05-26T22:46:00Z"/>
        </w:rPr>
      </w:pPr>
    </w:p>
    <w:p w14:paraId="5C2B4C89" w14:textId="25909D8F" w:rsidR="00CF5D9E" w:rsidRDefault="00F370F6" w:rsidP="00F370F6">
      <w:pPr>
        <w:jc w:val="both"/>
        <w:rPr>
          <w:ins w:id="286" w:author="Jamie Richgels" w:date="2016-05-26T22:48:00Z"/>
        </w:rPr>
      </w:pPr>
      <w:moveToRangeStart w:id="287" w:author="Jamie Richgels" w:date="2016-05-26T22:46:00Z" w:name="move452066109"/>
      <w:moveTo w:id="288" w:author="Jamie Richgels" w:date="2016-05-26T22:46:00Z">
        <w:r>
          <w:t xml:space="preserve">As shown </w:t>
        </w:r>
        <w:del w:id="289" w:author="Jamie Richgels" w:date="2016-05-26T22:48:00Z">
          <w:r w:rsidDel="00CF5D9E">
            <w:delText>above</w:delText>
          </w:r>
        </w:del>
      </w:moveTo>
      <w:ins w:id="290" w:author="Jamie Richgels" w:date="2016-05-26T22:48:00Z">
        <w:r w:rsidR="00CF5D9E">
          <w:t xml:space="preserve">in </w:t>
        </w:r>
        <w:r w:rsidR="00CF5D9E">
          <w:rPr>
            <w:i/>
          </w:rPr>
          <w:t>Figure 9</w:t>
        </w:r>
      </w:ins>
      <w:moveTo w:id="291" w:author="Jamie Richgels" w:date="2016-05-26T22:46:00Z">
        <w:r>
          <w:t xml:space="preserve">, </w:t>
        </w:r>
        <w:del w:id="292" w:author="Jamie Richgels" w:date="2016-05-26T22:48:00Z">
          <w:r w:rsidDel="00CF5D9E">
            <w:delText>i</w:delText>
          </w:r>
          <w:r w:rsidRPr="00EE71CA" w:rsidDel="00CF5D9E">
            <w:delText>n the left panel,</w:delText>
          </w:r>
        </w:del>
      </w:moveTo>
      <w:ins w:id="293" w:author="Jamie Richgels" w:date="2016-05-26T22:48:00Z">
        <w:r w:rsidR="00CF5D9E">
          <w:t>the left pane</w:t>
        </w:r>
      </w:ins>
      <w:ins w:id="294" w:author="Jamie Richgels" w:date="2016-05-26T22:57:00Z">
        <w:r w:rsidR="00A664D2">
          <w:t>l</w:t>
        </w:r>
      </w:ins>
      <w:ins w:id="295" w:author="Jamie Richgels" w:date="2016-05-26T22:48:00Z">
        <w:r w:rsidR="00CF5D9E">
          <w:t xml:space="preserve"> contains</w:t>
        </w:r>
      </w:ins>
      <w:moveTo w:id="296" w:author="Jamie Richgels" w:date="2016-05-26T22:46:00Z">
        <w:r w:rsidRPr="00EE71CA">
          <w:t xml:space="preserve"> the HCCs </w:t>
        </w:r>
        <w:del w:id="297" w:author="Jamie Richgels" w:date="2016-05-26T22:49:00Z">
          <w:r w:rsidRPr="00EE71CA" w:rsidDel="00CF5D9E">
            <w:delText>on</w:delText>
          </w:r>
        </w:del>
      </w:moveTo>
      <w:ins w:id="298" w:author="Jamie Richgels" w:date="2016-05-26T22:49:00Z">
        <w:r w:rsidR="00CF5D9E">
          <w:t>from</w:t>
        </w:r>
      </w:ins>
      <w:moveTo w:id="299" w:author="Jamie Richgels" w:date="2016-05-26T22:46:00Z">
        <w:r w:rsidRPr="00EE71CA">
          <w:t xml:space="preserve"> the patient’s </w:t>
        </w:r>
      </w:moveTo>
      <w:ins w:id="300" w:author="Jamie Richgels" w:date="2016-05-26T22:49:00Z">
        <w:r w:rsidR="00CF5D9E">
          <w:t xml:space="preserve">medical </w:t>
        </w:r>
      </w:ins>
      <w:moveTo w:id="301" w:author="Jamie Richgels" w:date="2016-05-26T22:46:00Z">
        <w:r w:rsidRPr="00EE71CA">
          <w:t>record for the current year</w:t>
        </w:r>
        <w:del w:id="302" w:author="Jamie Richgels" w:date="2016-05-26T22:48:00Z">
          <w:r w:rsidRPr="00EE71CA" w:rsidDel="00CF5D9E">
            <w:delText xml:space="preserve"> display</w:delText>
          </w:r>
        </w:del>
        <w:r w:rsidRPr="00EE71CA">
          <w:t xml:space="preserve">. </w:t>
        </w:r>
      </w:moveTo>
      <w:ins w:id="303" w:author="Jamie Richgels" w:date="2016-05-26T22:52:00Z">
        <w:r w:rsidR="00CF5D9E">
          <w:t>Additional i</w:t>
        </w:r>
        <w:r w:rsidR="00CF5D9E" w:rsidRPr="00EE71CA">
          <w:t xml:space="preserve">nformation </w:t>
        </w:r>
        <w:r w:rsidR="00CF5D9E">
          <w:t>including</w:t>
        </w:r>
        <w:r w:rsidR="00CF5D9E" w:rsidRPr="00EE71CA">
          <w:t xml:space="preserve"> the date</w:t>
        </w:r>
        <w:r w:rsidR="00CF5D9E">
          <w:t xml:space="preserve">, </w:t>
        </w:r>
        <w:r w:rsidR="00CF5D9E" w:rsidRPr="00EE71CA">
          <w:t>SNOMED code</w:t>
        </w:r>
        <w:r w:rsidR="00CF5D9E">
          <w:t>(</w:t>
        </w:r>
        <w:r w:rsidR="00CF5D9E" w:rsidRPr="00EE71CA">
          <w:t>s</w:t>
        </w:r>
        <w:r w:rsidR="00CF5D9E">
          <w:t>)</w:t>
        </w:r>
        <w:r w:rsidR="00CF5D9E" w:rsidRPr="00EE71CA">
          <w:t xml:space="preserve"> </w:t>
        </w:r>
        <w:r w:rsidR="00CF5D9E">
          <w:t xml:space="preserve">and doctor’s notes </w:t>
        </w:r>
        <w:r w:rsidR="00CF5D9E" w:rsidRPr="00EE71CA">
          <w:t xml:space="preserve">are </w:t>
        </w:r>
        <w:r w:rsidR="00CF5D9E">
          <w:t>accessible</w:t>
        </w:r>
        <w:r w:rsidR="00CF5D9E" w:rsidRPr="00EE71CA">
          <w:t xml:space="preserve"> via </w:t>
        </w:r>
      </w:ins>
      <w:ins w:id="304" w:author="Jamie Richgels" w:date="2016-05-26T22:53:00Z">
        <w:r w:rsidR="00CF5D9E">
          <w:t>the “View” link next to each HCC</w:t>
        </w:r>
      </w:ins>
      <w:ins w:id="305" w:author="Jamie Richgels" w:date="2016-05-26T22:52:00Z">
        <w:r w:rsidR="00CF5D9E" w:rsidRPr="00EE71CA">
          <w:t>.</w:t>
        </w:r>
        <w:r w:rsidR="00CF5D9E">
          <w:t xml:space="preserve"> </w:t>
        </w:r>
      </w:ins>
    </w:p>
    <w:p w14:paraId="05378287" w14:textId="37F94BD8" w:rsidR="00CF5D9E" w:rsidRDefault="00F370F6" w:rsidP="00F370F6">
      <w:pPr>
        <w:jc w:val="both"/>
        <w:rPr>
          <w:ins w:id="306" w:author="Jamie Richgels" w:date="2016-05-26T22:52:00Z"/>
        </w:rPr>
      </w:pPr>
      <w:moveTo w:id="307" w:author="Jamie Richgels" w:date="2016-05-26T22:46:00Z">
        <w:del w:id="308" w:author="Jamie Richgels" w:date="2016-05-26T22:49:00Z">
          <w:r w:rsidRPr="00EE71CA" w:rsidDel="00CF5D9E">
            <w:delText>In t</w:delText>
          </w:r>
        </w:del>
      </w:moveTo>
      <w:ins w:id="309" w:author="Jamie Richgels" w:date="2016-05-26T22:49:00Z">
        <w:r w:rsidR="00CF5D9E">
          <w:t>T</w:t>
        </w:r>
      </w:ins>
      <w:moveTo w:id="310" w:author="Jamie Richgels" w:date="2016-05-26T22:46:00Z">
        <w:r w:rsidRPr="00EE71CA">
          <w:t>he center</w:t>
        </w:r>
      </w:moveTo>
      <w:ins w:id="311" w:author="Jamie Richgels" w:date="2016-05-26T22:49:00Z">
        <w:r w:rsidR="00CF5D9E">
          <w:t xml:space="preserve"> pane</w:t>
        </w:r>
      </w:ins>
      <w:ins w:id="312" w:author="Jamie Richgels" w:date="2016-05-26T22:57:00Z">
        <w:r w:rsidR="00A664D2">
          <w:t>l</w:t>
        </w:r>
      </w:ins>
      <w:ins w:id="313" w:author="Jamie Richgels" w:date="2016-05-26T22:49:00Z">
        <w:r w:rsidR="00CF5D9E">
          <w:t xml:space="preserve"> contains a list of</w:t>
        </w:r>
      </w:ins>
      <w:moveTo w:id="314" w:author="Jamie Richgels" w:date="2016-05-26T22:46:00Z">
        <w:del w:id="315" w:author="Jamie Richgels" w:date="2016-05-26T22:49:00Z">
          <w:r w:rsidRPr="00EE71CA" w:rsidDel="00CF5D9E">
            <w:delText>,</w:delText>
          </w:r>
        </w:del>
        <w:r w:rsidRPr="00EE71CA">
          <w:t xml:space="preserve"> candidate </w:t>
        </w:r>
      </w:moveTo>
      <w:ins w:id="316" w:author="Jamie Richgels" w:date="2016-05-26T22:49:00Z">
        <w:r w:rsidR="00CF5D9E">
          <w:t>(</w:t>
        </w:r>
        <w:r w:rsidR="00CF5D9E" w:rsidRPr="00CF5D9E">
          <w:rPr>
            <w:i/>
            <w:rPrChange w:id="317" w:author="Jamie Richgels" w:date="2016-05-26T22:49:00Z">
              <w:rPr/>
            </w:rPrChange>
          </w:rPr>
          <w:t xml:space="preserve">or </w:t>
        </w:r>
      </w:ins>
      <w:moveTo w:id="318" w:author="Jamie Richgels" w:date="2016-05-26T22:46:00Z">
        <w:r w:rsidRPr="00CF5D9E">
          <w:rPr>
            <w:i/>
            <w:rPrChange w:id="319" w:author="Jamie Richgels" w:date="2016-05-26T22:49:00Z">
              <w:rPr/>
            </w:rPrChange>
          </w:rPr>
          <w:t>missing</w:t>
        </w:r>
      </w:moveTo>
      <w:ins w:id="320" w:author="Jamie Richgels" w:date="2016-05-26T22:49:00Z">
        <w:r w:rsidR="00CF5D9E">
          <w:t>)</w:t>
        </w:r>
      </w:ins>
      <w:moveTo w:id="321" w:author="Jamie Richgels" w:date="2016-05-26T22:46:00Z">
        <w:r w:rsidRPr="00EE71CA">
          <w:t xml:space="preserve"> HCCs </w:t>
        </w:r>
      </w:moveTo>
      <w:ins w:id="322" w:author="Jamie Richgels" w:date="2016-05-26T22:49:00Z">
        <w:r w:rsidR="00CF5D9E">
          <w:t xml:space="preserve">that were applied to the patient </w:t>
        </w:r>
      </w:ins>
      <w:ins w:id="323" w:author="Jamie Richgels" w:date="2016-05-26T22:50:00Z">
        <w:r w:rsidR="00CF5D9E">
          <w:t xml:space="preserve">in </w:t>
        </w:r>
      </w:ins>
      <w:moveTo w:id="324" w:author="Jamie Richgels" w:date="2016-05-26T22:46:00Z">
        <w:del w:id="325" w:author="Jamie Richgels" w:date="2016-05-26T22:50:00Z">
          <w:r w:rsidRPr="00EE71CA" w:rsidDel="00CF5D9E">
            <w:delText xml:space="preserve">from </w:delText>
          </w:r>
        </w:del>
        <w:r w:rsidRPr="00EE71CA">
          <w:t xml:space="preserve">previous years </w:t>
        </w:r>
        <w:del w:id="326" w:author="Jamie Richgels" w:date="2016-05-26T22:50:00Z">
          <w:r w:rsidRPr="00EE71CA" w:rsidDel="00CF5D9E">
            <w:delText xml:space="preserve">on the patient’s EHR </w:delText>
          </w:r>
        </w:del>
      </w:moveTo>
      <w:ins w:id="327" w:author="Jamie Richgels" w:date="2016-05-26T22:50:00Z">
        <w:r w:rsidR="00CF5D9E">
          <w:t>but not applied during the current year.  The</w:t>
        </w:r>
      </w:ins>
      <w:ins w:id="328" w:author="Jamie Richgels" w:date="2016-05-26T22:53:00Z">
        <w:r w:rsidR="002552FD">
          <w:t>se</w:t>
        </w:r>
      </w:ins>
      <w:ins w:id="329" w:author="Jamie Richgels" w:date="2016-05-26T22:50:00Z">
        <w:r w:rsidR="00CF5D9E">
          <w:t xml:space="preserve"> </w:t>
        </w:r>
      </w:ins>
      <w:ins w:id="330" w:author="Jamie Richgels" w:date="2016-05-26T22:51:00Z">
        <w:r w:rsidR="00CF5D9E">
          <w:t xml:space="preserve">candidate </w:t>
        </w:r>
      </w:ins>
      <w:ins w:id="331" w:author="Jamie Richgels" w:date="2016-05-26T22:50:00Z">
        <w:r w:rsidR="00CF5D9E">
          <w:t xml:space="preserve">HCCs include </w:t>
        </w:r>
      </w:ins>
      <w:moveTo w:id="332" w:author="Jamie Richgels" w:date="2016-05-26T22:46:00Z">
        <w:del w:id="333" w:author="Jamie Richgels" w:date="2016-05-26T22:50:00Z">
          <w:r w:rsidRPr="00EE71CA" w:rsidDel="00CF5D9E">
            <w:delText xml:space="preserve">display </w:delText>
          </w:r>
        </w:del>
      </w:moveTo>
      <w:ins w:id="334" w:author="Jamie Richgels" w:date="2016-05-26T22:50:00Z">
        <w:r w:rsidR="00CF5D9E">
          <w:t xml:space="preserve">the </w:t>
        </w:r>
      </w:ins>
      <w:ins w:id="335" w:author="Jamie Richgels" w:date="2016-05-26T22:53:00Z">
        <w:r w:rsidR="002552FD">
          <w:t xml:space="preserve">applicable </w:t>
        </w:r>
      </w:ins>
      <w:moveTo w:id="336" w:author="Jamie Richgels" w:date="2016-05-26T22:46:00Z">
        <w:del w:id="337" w:author="Jamie Richgels" w:date="2016-05-26T22:50:00Z">
          <w:r w:rsidRPr="00EE71CA" w:rsidDel="00CF5D9E">
            <w:delText xml:space="preserve">with </w:delText>
          </w:r>
        </w:del>
        <w:r w:rsidRPr="00EE71CA">
          <w:t xml:space="preserve">risk score </w:t>
        </w:r>
        <w:del w:id="338" w:author="Jamie Richgels" w:date="2016-05-26T22:51:00Z">
          <w:r w:rsidRPr="00EE71CA" w:rsidDel="00CF5D9E">
            <w:delText>information</w:delText>
          </w:r>
        </w:del>
      </w:moveTo>
      <w:ins w:id="339" w:author="Jamie Richgels" w:date="2016-05-26T22:51:00Z">
        <w:r w:rsidR="00CF5D9E">
          <w:t>and year in which it was last applied to the patient</w:t>
        </w:r>
      </w:ins>
      <w:moveTo w:id="340" w:author="Jamie Richgels" w:date="2016-05-26T22:46:00Z">
        <w:r w:rsidRPr="00EE71CA">
          <w:t xml:space="preserve">. </w:t>
        </w:r>
        <w:del w:id="341" w:author="Jamie Richgels" w:date="2016-05-26T22:51:00Z">
          <w:r w:rsidRPr="00EE71CA" w:rsidDel="00CF5D9E">
            <w:delText>I</w:delText>
          </w:r>
        </w:del>
        <w:del w:id="342" w:author="Jamie Richgels" w:date="2016-05-26T22:52:00Z">
          <w:r w:rsidRPr="00EE71CA" w:rsidDel="00CF5D9E">
            <w:delText>nformation regarding the dates</w:delText>
          </w:r>
        </w:del>
        <w:del w:id="343" w:author="Jamie Richgels" w:date="2016-05-26T22:51:00Z">
          <w:r w:rsidRPr="00EE71CA" w:rsidDel="00CF5D9E">
            <w:delText xml:space="preserve"> and </w:delText>
          </w:r>
        </w:del>
        <w:del w:id="344" w:author="Jamie Richgels" w:date="2016-05-26T22:52:00Z">
          <w:r w:rsidRPr="00EE71CA" w:rsidDel="00CF5D9E">
            <w:delText>SNOMED codes are shown via links or on the page.</w:delText>
          </w:r>
          <w:r w:rsidDel="00CF5D9E">
            <w:delText xml:space="preserve"> </w:delText>
          </w:r>
        </w:del>
      </w:moveTo>
      <w:ins w:id="345" w:author="Jamie Richgels" w:date="2016-05-26T22:53:00Z">
        <w:r w:rsidR="002552FD">
          <w:t xml:space="preserve"> Links to “Add” or “Reject” a candidate HCC are included</w:t>
        </w:r>
      </w:ins>
      <w:ins w:id="346" w:author="Jamie Richgels" w:date="2016-05-26T22:54:00Z">
        <w:r w:rsidR="002552FD">
          <w:t>.</w:t>
        </w:r>
      </w:ins>
    </w:p>
    <w:p w14:paraId="3FBBEF0B" w14:textId="0B26B84E" w:rsidR="00F370F6" w:rsidRPr="00EE71CA" w:rsidDel="00D47C57" w:rsidRDefault="00F370F6" w:rsidP="00F370F6">
      <w:pPr>
        <w:jc w:val="both"/>
        <w:rPr>
          <w:del w:id="347" w:author="Jamie Richgels" w:date="2016-05-26T23:09:00Z"/>
          <w:moveTo w:id="348" w:author="Jamie Richgels" w:date="2016-05-26T22:46:00Z"/>
        </w:rPr>
      </w:pPr>
      <w:moveTo w:id="349" w:author="Jamie Richgels" w:date="2016-05-26T22:46:00Z">
        <w:del w:id="350" w:author="Jamie Richgels" w:date="2016-05-26T22:57:00Z">
          <w:r w:rsidDel="00CC48C3">
            <w:delText>Shown below, t</w:delText>
          </w:r>
        </w:del>
        <w:del w:id="351" w:author="Jamie Richgels" w:date="2016-05-26T23:09:00Z">
          <w:r w:rsidDel="00D47C57">
            <w:delText xml:space="preserve">he right panel displays graphical information </w:delText>
          </w:r>
        </w:del>
        <w:del w:id="352" w:author="Jamie Richgels" w:date="2016-05-26T22:58:00Z">
          <w:r w:rsidDel="003951D3">
            <w:delText>about</w:delText>
          </w:r>
        </w:del>
        <w:del w:id="353" w:author="Jamie Richgels" w:date="2016-05-26T23:09:00Z">
          <w:r w:rsidDel="00D47C57">
            <w:delText xml:space="preserve"> the patient’s risk score with or without missing HCCs.</w:delText>
          </w:r>
        </w:del>
      </w:moveTo>
    </w:p>
    <w:moveToRangeEnd w:id="287"/>
    <w:p w14:paraId="6F62E36E" w14:textId="77777777" w:rsidR="00F370F6" w:rsidRDefault="00F370F6" w:rsidP="00F370F6">
      <w:pPr>
        <w:pPrChange w:id="354" w:author="Jamie Richgels" w:date="2016-05-26T22:46:00Z">
          <w:pPr>
            <w:jc w:val="both"/>
          </w:pPr>
        </w:pPrChange>
      </w:pPr>
    </w:p>
    <w:p w14:paraId="1AFB2AAB" w14:textId="08CF2BB6" w:rsidR="002552FD" w:rsidRDefault="00574418" w:rsidP="002552FD">
      <w:pPr>
        <w:keepNext/>
        <w:jc w:val="center"/>
        <w:rPr>
          <w:ins w:id="355" w:author="Jamie Richgels" w:date="2016-05-26T22:56:00Z"/>
        </w:rPr>
        <w:pPrChange w:id="356" w:author="Jamie Richgels" w:date="2016-05-26T22:57:00Z">
          <w:pPr>
            <w:keepNext/>
          </w:pPr>
        </w:pPrChange>
      </w:pPr>
      <w:r>
        <w:rPr>
          <w:noProof/>
        </w:rPr>
        <w:lastRenderedPageBreak/>
        <w:drawing>
          <wp:inline distT="0" distB="0" distL="0" distR="0" wp14:anchorId="654912E9" wp14:editId="10836D31">
            <wp:extent cx="2413121" cy="611797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3121" cy="6117971"/>
                    </a:xfrm>
                    <a:prstGeom prst="rect">
                      <a:avLst/>
                    </a:prstGeom>
                  </pic:spPr>
                </pic:pic>
              </a:graphicData>
            </a:graphic>
          </wp:inline>
        </w:drawing>
      </w:r>
      <w:ins w:id="357" w:author="Jamie Richgels" w:date="2016-05-26T22:57:00Z">
        <w:r w:rsidR="002552FD">
          <w:t xml:space="preserve">              </w:t>
        </w:r>
      </w:ins>
      <w:moveToRangeStart w:id="358" w:author="Jamie Richgels" w:date="2016-05-26T22:56:00Z" w:name="move452066656"/>
      <w:moveTo w:id="359" w:author="Jamie Richgels" w:date="2016-05-26T22:56:00Z">
        <w:r w:rsidR="002552FD">
          <w:rPr>
            <w:noProof/>
          </w:rPr>
          <w:drawing>
            <wp:inline distT="0" distB="0" distL="0" distR="0" wp14:anchorId="03A005DB" wp14:editId="2D0D4268">
              <wp:extent cx="2416672" cy="616041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6672" cy="6160418"/>
                      </a:xfrm>
                      <a:prstGeom prst="rect">
                        <a:avLst/>
                      </a:prstGeom>
                    </pic:spPr>
                  </pic:pic>
                </a:graphicData>
              </a:graphic>
            </wp:inline>
          </w:drawing>
        </w:r>
      </w:moveTo>
      <w:moveToRangeEnd w:id="358"/>
    </w:p>
    <w:p w14:paraId="7DAEC0D3" w14:textId="0ECC8EC8" w:rsidR="002552FD" w:rsidRDefault="002552FD" w:rsidP="002552FD">
      <w:pPr>
        <w:pStyle w:val="Caption"/>
        <w:jc w:val="center"/>
        <w:rPr>
          <w:ins w:id="360" w:author="Jamie Richgels" w:date="2016-05-26T22:56:00Z"/>
        </w:rPr>
        <w:pPrChange w:id="361" w:author="Jamie Richgels" w:date="2016-05-26T22:56:00Z">
          <w:pPr>
            <w:pStyle w:val="Caption"/>
          </w:pPr>
        </w:pPrChange>
      </w:pPr>
      <w:ins w:id="362" w:author="Jamie Richgels" w:date="2016-05-26T22:56:00Z">
        <w:r>
          <w:t xml:space="preserve">Figure </w:t>
        </w:r>
        <w:r>
          <w:fldChar w:fldCharType="begin"/>
        </w:r>
        <w:r>
          <w:instrText xml:space="preserve"> SEQ Figure \* ARABIC </w:instrText>
        </w:r>
      </w:ins>
      <w:r>
        <w:fldChar w:fldCharType="separate"/>
      </w:r>
      <w:ins w:id="363" w:author="Jamie Richgels" w:date="2016-05-26T23:21:00Z">
        <w:r w:rsidR="00307F15">
          <w:rPr>
            <w:noProof/>
          </w:rPr>
          <w:t>10</w:t>
        </w:r>
      </w:ins>
      <w:ins w:id="364" w:author="Jamie Richgels" w:date="2016-05-26T22:56:00Z">
        <w:r>
          <w:fldChar w:fldCharType="end"/>
        </w:r>
        <w:r w:rsidRPr="002552FD">
          <w:t xml:space="preserve"> </w:t>
        </w:r>
      </w:ins>
      <w:ins w:id="365" w:author="Jamie Richgels" w:date="2016-05-26T22:57:00Z">
        <w:r>
          <w:t xml:space="preserve">                        </w:t>
        </w:r>
      </w:ins>
      <w:ins w:id="366" w:author="Jamie Richgels" w:date="2016-05-26T22:56:00Z">
        <w:r>
          <w:t xml:space="preserve">Figure </w:t>
        </w:r>
        <w:r>
          <w:fldChar w:fldCharType="begin"/>
        </w:r>
        <w:r>
          <w:instrText xml:space="preserve"> SEQ Figure \* ARABIC </w:instrText>
        </w:r>
        <w:r>
          <w:fldChar w:fldCharType="separate"/>
        </w:r>
      </w:ins>
      <w:ins w:id="367" w:author="Jamie Richgels" w:date="2016-05-26T23:21:00Z">
        <w:r w:rsidR="00307F15">
          <w:rPr>
            <w:noProof/>
          </w:rPr>
          <w:t>11</w:t>
        </w:r>
      </w:ins>
      <w:ins w:id="368" w:author="Jamie Richgels" w:date="2016-05-26T22:56:00Z">
        <w:r>
          <w:fldChar w:fldCharType="end"/>
        </w:r>
      </w:ins>
    </w:p>
    <w:p w14:paraId="63A171A0" w14:textId="2C5270D4" w:rsidR="00D47C57" w:rsidRPr="00EE71CA" w:rsidRDefault="00D47C57" w:rsidP="00D47C57">
      <w:pPr>
        <w:jc w:val="both"/>
        <w:rPr>
          <w:ins w:id="369" w:author="Jamie Richgels" w:date="2016-05-26T23:09:00Z"/>
        </w:rPr>
      </w:pPr>
      <w:ins w:id="370" w:author="Jamie Richgels" w:date="2016-05-26T23:09:00Z">
        <w:r>
          <w:t>T</w:t>
        </w:r>
        <w:r>
          <w:t xml:space="preserve">he right panel displays graphical information </w:t>
        </w:r>
        <w:r>
          <w:t>(</w:t>
        </w:r>
        <w:r>
          <w:rPr>
            <w:i/>
          </w:rPr>
          <w:t xml:space="preserve">Figures 10 &amp; 11) </w:t>
        </w:r>
        <w:r>
          <w:t>regarding</w:t>
        </w:r>
        <w:r>
          <w:t xml:space="preserve"> the patient’s risk score</w:t>
        </w:r>
      </w:ins>
      <w:ins w:id="371" w:author="Jamie Richgels" w:date="2016-05-26T23:12:00Z">
        <w:r w:rsidR="00044D81">
          <w:t xml:space="preserve">.  Figure 10 shows </w:t>
        </w:r>
      </w:ins>
      <w:ins w:id="372" w:author="Jamie Richgels" w:date="2016-05-26T23:13:00Z">
        <w:r w:rsidR="00044D81">
          <w:t>just the current year HCCs</w:t>
        </w:r>
      </w:ins>
      <w:ins w:id="373" w:author="Jamie Richgels" w:date="2016-05-26T23:09:00Z">
        <w:r w:rsidR="00044D81">
          <w:t xml:space="preserve">, while </w:t>
        </w:r>
      </w:ins>
      <w:ins w:id="374" w:author="Jamie Richgels" w:date="2016-05-26T23:13:00Z">
        <w:r w:rsidR="00044D81">
          <w:t>Figure 11 (</w:t>
        </w:r>
        <w:r w:rsidR="00044D81" w:rsidRPr="00044D81">
          <w:rPr>
            <w:i/>
            <w:rPrChange w:id="375" w:author="Jamie Richgels" w:date="2016-05-26T23:14:00Z">
              <w:rPr/>
            </w:rPrChange>
          </w:rPr>
          <w:t>with the “Include Candidate HCCs” option selected</w:t>
        </w:r>
        <w:r w:rsidR="00044D81">
          <w:t>) shows both the current</w:t>
        </w:r>
      </w:ins>
      <w:ins w:id="376" w:author="Jamie Richgels" w:date="2016-05-26T23:14:00Z">
        <w:r w:rsidR="00044D81">
          <w:t xml:space="preserve"> </w:t>
        </w:r>
      </w:ins>
      <w:ins w:id="377" w:author="Jamie Richgels" w:date="2016-05-26T23:13:00Z">
        <w:r w:rsidR="00044D81">
          <w:t>and candidate HCCs</w:t>
        </w:r>
      </w:ins>
      <w:ins w:id="378" w:author="Jamie Richgels" w:date="2016-05-26T23:09:00Z">
        <w:r>
          <w:t>.</w:t>
        </w:r>
      </w:ins>
    </w:p>
    <w:p w14:paraId="4BA982B0" w14:textId="153A5C27" w:rsidR="00574418" w:rsidDel="002552FD" w:rsidRDefault="00574418" w:rsidP="002552FD">
      <w:pPr>
        <w:pStyle w:val="Caption"/>
        <w:rPr>
          <w:del w:id="379" w:author="Jamie Richgels" w:date="2016-05-26T22:56:00Z"/>
        </w:rPr>
        <w:pPrChange w:id="380" w:author="Jamie Richgels" w:date="2016-05-26T22:56:00Z">
          <w:pPr>
            <w:jc w:val="center"/>
          </w:pPr>
        </w:pPrChange>
      </w:pPr>
      <w:del w:id="381" w:author="Jamie Richgels" w:date="2016-05-26T22:59:00Z">
        <w:r w:rsidDel="003951D3">
          <w:tab/>
        </w:r>
        <w:r w:rsidDel="003951D3">
          <w:tab/>
        </w:r>
      </w:del>
      <w:moveFromRangeStart w:id="382" w:author="Jamie Richgels" w:date="2016-05-26T22:56:00Z" w:name="move452066656"/>
      <w:moveFrom w:id="383" w:author="Jamie Richgels" w:date="2016-05-26T22:56:00Z">
        <w:del w:id="384" w:author="Jamie Richgels" w:date="2016-05-26T22:59:00Z">
          <w:r w:rsidDel="003951D3">
            <w:rPr>
              <w:noProof/>
            </w:rPr>
            <w:drawing>
              <wp:inline distT="0" distB="0" distL="0" distR="0" wp14:anchorId="7A5AD17D" wp14:editId="0006882E">
                <wp:extent cx="2416672" cy="616041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6672" cy="6160418"/>
                        </a:xfrm>
                        <a:prstGeom prst="rect">
                          <a:avLst/>
                        </a:prstGeom>
                      </pic:spPr>
                    </pic:pic>
                  </a:graphicData>
                </a:graphic>
              </wp:inline>
            </w:drawing>
          </w:r>
        </w:del>
      </w:moveFrom>
      <w:moveFromRangeEnd w:id="382"/>
    </w:p>
    <w:p w14:paraId="3E6D55B2" w14:textId="32B68929" w:rsidR="00574418" w:rsidRDefault="00574418" w:rsidP="002552FD">
      <w:pPr>
        <w:pPrChange w:id="385" w:author="Jamie Richgels" w:date="2016-05-26T22:56:00Z">
          <w:pPr>
            <w:jc w:val="center"/>
          </w:pPr>
        </w:pPrChange>
      </w:pPr>
    </w:p>
    <w:p w14:paraId="25B6EC29" w14:textId="758E9A83" w:rsidR="00C17BE4" w:rsidRPr="00C17BE4" w:rsidRDefault="00C17BE4" w:rsidP="00F9451A">
      <w:pPr>
        <w:pStyle w:val="Heading2"/>
        <w:keepNext/>
        <w:pPrChange w:id="386" w:author="Jamie Richgels" w:date="2016-05-26T23:15:00Z">
          <w:pPr>
            <w:pStyle w:val="Heading2"/>
          </w:pPr>
        </w:pPrChange>
      </w:pPr>
      <w:bookmarkStart w:id="387" w:name="_Toc452063553"/>
      <w:r w:rsidRPr="00C17BE4">
        <w:lastRenderedPageBreak/>
        <w:t>Candidate Risk Score Meter</w:t>
      </w:r>
      <w:bookmarkEnd w:id="387"/>
    </w:p>
    <w:p w14:paraId="46FA4416" w14:textId="1AE260D7" w:rsidR="009E31B4" w:rsidRPr="009E31B4" w:rsidRDefault="009E31B4" w:rsidP="00F9451A">
      <w:pPr>
        <w:keepNext/>
        <w:pPrChange w:id="388" w:author="Jamie Richgels" w:date="2016-05-26T23:15:00Z">
          <w:pPr/>
        </w:pPrChange>
      </w:pPr>
      <w:r>
        <w:t xml:space="preserve">The candidate risk score meter (or gauge) </w:t>
      </w:r>
      <w:ins w:id="389" w:author="Jamie Richgels" w:date="2016-05-26T22:58:00Z">
        <w:r w:rsidR="003951D3">
          <w:t>(</w:t>
        </w:r>
        <w:r w:rsidR="003951D3">
          <w:rPr>
            <w:i/>
          </w:rPr>
          <w:t xml:space="preserve">Figure </w:t>
        </w:r>
        <w:r w:rsidR="003951D3" w:rsidRPr="003951D3">
          <w:rPr>
            <w:i/>
            <w:rPrChange w:id="390" w:author="Jamie Richgels" w:date="2016-05-26T22:59:00Z">
              <w:rPr>
                <w:i/>
              </w:rPr>
            </w:rPrChange>
          </w:rPr>
          <w:t>12</w:t>
        </w:r>
      </w:ins>
      <w:ins w:id="391" w:author="Jamie Richgels" w:date="2016-05-26T22:59:00Z">
        <w:r w:rsidR="003951D3">
          <w:t xml:space="preserve">) </w:t>
        </w:r>
      </w:ins>
      <w:r w:rsidRPr="003951D3">
        <w:rPr>
          <w:rPrChange w:id="392" w:author="Jamie Richgels" w:date="2016-05-26T22:59:00Z">
            <w:rPr/>
          </w:rPrChange>
        </w:rPr>
        <w:t>indicates</w:t>
      </w:r>
      <w:r>
        <w:t xml:space="preserve"> the severity of the patient’s candidate risk score relative to their current risk score.  It is used to quickly identify if a patient’s candidate HCCs would make a significant impact to their current risk score if they were added to the patient.</w:t>
      </w:r>
    </w:p>
    <w:p w14:paraId="7FC62AE4" w14:textId="77777777" w:rsidR="003951D3" w:rsidRDefault="009E31B4" w:rsidP="003951D3">
      <w:pPr>
        <w:keepNext/>
        <w:jc w:val="center"/>
        <w:rPr>
          <w:ins w:id="393" w:author="Jamie Richgels" w:date="2016-05-26T22:58:00Z"/>
        </w:rPr>
        <w:pPrChange w:id="394" w:author="Jamie Richgels" w:date="2016-05-26T22:58:00Z">
          <w:pPr>
            <w:jc w:val="center"/>
          </w:pPr>
        </w:pPrChange>
      </w:pPr>
      <w:r>
        <w:rPr>
          <w:noProof/>
        </w:rPr>
        <w:drawing>
          <wp:inline distT="0" distB="0" distL="0" distR="0" wp14:anchorId="55D91273" wp14:editId="535B963C">
            <wp:extent cx="1506219" cy="15786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9662" cy="1603204"/>
                    </a:xfrm>
                    <a:prstGeom prst="rect">
                      <a:avLst/>
                    </a:prstGeom>
                  </pic:spPr>
                </pic:pic>
              </a:graphicData>
            </a:graphic>
          </wp:inline>
        </w:drawing>
      </w:r>
    </w:p>
    <w:p w14:paraId="706877EE" w14:textId="6E95F06E" w:rsidR="003951D3" w:rsidRDefault="003951D3" w:rsidP="003951D3">
      <w:pPr>
        <w:pStyle w:val="Caption"/>
        <w:jc w:val="center"/>
        <w:rPr>
          <w:ins w:id="395" w:author="Jamie Richgels" w:date="2016-05-26T22:58:00Z"/>
        </w:rPr>
        <w:pPrChange w:id="396" w:author="Jamie Richgels" w:date="2016-05-26T22:58:00Z">
          <w:pPr>
            <w:pStyle w:val="Caption"/>
          </w:pPr>
        </w:pPrChange>
      </w:pPr>
      <w:ins w:id="397" w:author="Jamie Richgels" w:date="2016-05-26T22:58:00Z">
        <w:r>
          <w:t xml:space="preserve">Figure </w:t>
        </w:r>
        <w:r>
          <w:fldChar w:fldCharType="begin"/>
        </w:r>
        <w:r>
          <w:instrText xml:space="preserve"> SEQ Figure \* ARABIC </w:instrText>
        </w:r>
      </w:ins>
      <w:r>
        <w:fldChar w:fldCharType="separate"/>
      </w:r>
      <w:ins w:id="398" w:author="Jamie Richgels" w:date="2016-05-26T23:21:00Z">
        <w:r w:rsidR="00307F15">
          <w:rPr>
            <w:noProof/>
          </w:rPr>
          <w:t>12</w:t>
        </w:r>
      </w:ins>
      <w:ins w:id="399" w:author="Jamie Richgels" w:date="2016-05-26T22:58:00Z">
        <w:r>
          <w:fldChar w:fldCharType="end"/>
        </w:r>
      </w:ins>
    </w:p>
    <w:p w14:paraId="604B6D9F" w14:textId="072DB6B0" w:rsidR="009E31B4" w:rsidRDefault="004D7F14" w:rsidP="00784C44">
      <w:pPr>
        <w:jc w:val="center"/>
      </w:pPr>
      <w:r>
        <w:br/>
      </w:r>
      <w:r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6B0F5032" w14:textId="0575F65C" w:rsidR="002A6DF1" w:rsidRPr="00BD304D" w:rsidRDefault="00A87135" w:rsidP="00BD304D">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77013C5F" w14:textId="77777777" w:rsidR="00BD304D" w:rsidRPr="00BD304D" w:rsidRDefault="00BD304D" w:rsidP="00BD304D"/>
    <w:p w14:paraId="1FB8A996" w14:textId="57F848D7" w:rsidR="00574418" w:rsidRDefault="00796EAC" w:rsidP="00BD304D">
      <w:pPr>
        <w:pStyle w:val="Heading2"/>
      </w:pPr>
      <w:bookmarkStart w:id="400" w:name="_Toc452063554"/>
      <w:r>
        <w:t>Viewing Current Year HCCs</w:t>
      </w:r>
      <w:bookmarkEnd w:id="400"/>
    </w:p>
    <w:p w14:paraId="2EEF5247" w14:textId="43BB585D" w:rsidR="00796EAC" w:rsidRDefault="00C55581" w:rsidP="002A6DF1">
      <w:pPr>
        <w:jc w:val="both"/>
      </w:pPr>
      <w:r>
        <w:t>To view information on a current year HCC, click on the View link for a particular condition</w:t>
      </w:r>
      <w:ins w:id="401" w:author="Jamie Richgels" w:date="2016-05-26T23:00:00Z">
        <w:r w:rsidR="00E358A4">
          <w:t xml:space="preserve"> (</w:t>
        </w:r>
        <w:r w:rsidR="00E358A4">
          <w:rPr>
            <w:i/>
          </w:rPr>
          <w:t>Figure 13</w:t>
        </w:r>
        <w:r w:rsidR="00E358A4">
          <w:t>)</w:t>
        </w:r>
      </w:ins>
      <w:r>
        <w:t>.</w:t>
      </w:r>
    </w:p>
    <w:p w14:paraId="35ED625F" w14:textId="77777777" w:rsidR="00E358A4" w:rsidRDefault="00C55581" w:rsidP="00F9451A">
      <w:pPr>
        <w:keepNext/>
        <w:jc w:val="center"/>
        <w:rPr>
          <w:ins w:id="402" w:author="Jamie Richgels" w:date="2016-05-26T23:00:00Z"/>
        </w:rPr>
        <w:pPrChange w:id="403" w:author="Jamie Richgels" w:date="2016-05-26T23:15:00Z">
          <w:pPr/>
        </w:pPrChange>
      </w:pPr>
      <w:r>
        <w:rPr>
          <w:noProof/>
        </w:rPr>
        <w:lastRenderedPageBreak/>
        <mc:AlternateContent>
          <mc:Choice Requires="wps">
            <w:drawing>
              <wp:anchor distT="0" distB="0" distL="114300" distR="114300" simplePos="0" relativeHeight="251659264" behindDoc="0" locked="0" layoutInCell="1" allowOverlap="1" wp14:anchorId="1C86DD0F" wp14:editId="1D607AB2">
                <wp:simplePos x="0" y="0"/>
                <wp:positionH relativeFrom="column">
                  <wp:posOffset>2115185</wp:posOffset>
                </wp:positionH>
                <wp:positionV relativeFrom="paragraph">
                  <wp:posOffset>303578</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45A5F" id="Oval 32" o:spid="_x0000_s1026" style="position:absolute;margin-left:166.55pt;margin-top:23.9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" filled="f" strokecolor="red" strokeweight="2pt"/>
            </w:pict>
          </mc:Fallback>
        </mc:AlternateContent>
      </w:r>
      <w:r>
        <w:rPr>
          <w:noProof/>
        </w:rPr>
        <w:drawing>
          <wp:inline distT="0" distB="0" distL="0" distR="0" wp14:anchorId="49ACD128" wp14:editId="2A285193">
            <wp:extent cx="2320506" cy="2165805"/>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075" cy="2255003"/>
                    </a:xfrm>
                    <a:prstGeom prst="rect">
                      <a:avLst/>
                    </a:prstGeom>
                  </pic:spPr>
                </pic:pic>
              </a:graphicData>
            </a:graphic>
          </wp:inline>
        </w:drawing>
      </w:r>
    </w:p>
    <w:p w14:paraId="1D7B9B72" w14:textId="4B92F8C8" w:rsidR="00C55581" w:rsidRDefault="00E358A4" w:rsidP="00F9451A">
      <w:pPr>
        <w:pStyle w:val="Caption"/>
        <w:jc w:val="center"/>
        <w:pPrChange w:id="404" w:author="Jamie Richgels" w:date="2016-05-26T23:15:00Z">
          <w:pPr/>
        </w:pPrChange>
      </w:pPr>
      <w:ins w:id="405" w:author="Jamie Richgels" w:date="2016-05-26T23:00:00Z">
        <w:r>
          <w:t xml:space="preserve">Figure </w:t>
        </w:r>
        <w:r>
          <w:fldChar w:fldCharType="begin"/>
        </w:r>
        <w:r>
          <w:instrText xml:space="preserve"> SEQ Figure \* ARABIC </w:instrText>
        </w:r>
      </w:ins>
      <w:r>
        <w:fldChar w:fldCharType="separate"/>
      </w:r>
      <w:ins w:id="406" w:author="Jamie Richgels" w:date="2016-05-26T23:21:00Z">
        <w:r w:rsidR="00307F15">
          <w:rPr>
            <w:noProof/>
          </w:rPr>
          <w:t>13</w:t>
        </w:r>
      </w:ins>
      <w:ins w:id="407" w:author="Jamie Richgels" w:date="2016-05-26T23:00:00Z">
        <w:r>
          <w:fldChar w:fldCharType="end"/>
        </w:r>
      </w:ins>
    </w:p>
    <w:p w14:paraId="0BDA7CA7" w14:textId="3A22B77C" w:rsidR="00C02A57" w:rsidRDefault="00C02A57" w:rsidP="00F8504A">
      <w:pPr>
        <w:jc w:val="both"/>
      </w:pPr>
      <w:r>
        <w:t xml:space="preserve">A new window </w:t>
      </w:r>
      <w:del w:id="408" w:author="Jamie Richgels" w:date="2016-05-26T23:00:00Z">
        <w:r w:rsidDel="00C570FD">
          <w:delText xml:space="preserve">should </w:delText>
        </w:r>
      </w:del>
      <w:ins w:id="409" w:author="Jamie Richgels" w:date="2016-05-26T23:00:00Z">
        <w:r w:rsidR="00C570FD">
          <w:t xml:space="preserve">will </w:t>
        </w:r>
      </w:ins>
      <w:r>
        <w:t>open</w:t>
      </w:r>
      <w:ins w:id="410" w:author="Jamie Richgels" w:date="2016-05-26T23:01:00Z">
        <w:r w:rsidR="00C570FD">
          <w:t xml:space="preserve"> (</w:t>
        </w:r>
      </w:ins>
      <w:ins w:id="411" w:author="Jamie Richgels" w:date="2016-05-26T23:02:00Z">
        <w:r w:rsidR="00C570FD">
          <w:rPr>
            <w:i/>
          </w:rPr>
          <w:t>Figure 14</w:t>
        </w:r>
        <w:r w:rsidR="00C570FD">
          <w:t>)</w:t>
        </w:r>
      </w:ins>
      <w:r>
        <w:t xml:space="preserve"> displaying the Code’s</w:t>
      </w:r>
      <w:ins w:id="412" w:author="Jamie Richgels" w:date="2016-05-26T23:01:00Z">
        <w:r w:rsidR="00C570FD">
          <w:t xml:space="preserve"> verification</w:t>
        </w:r>
      </w:ins>
      <w:r>
        <w:t xml:space="preserve"> status for that patient</w:t>
      </w:r>
      <w:ins w:id="413" w:author="Jamie Richgels" w:date="2016-05-26T23:02:00Z">
        <w:r w:rsidR="00C570FD">
          <w:t xml:space="preserve">, </w:t>
        </w:r>
      </w:ins>
      <w:del w:id="414" w:author="Jamie Richgels" w:date="2016-05-26T23:02:00Z">
        <w:r w:rsidDel="00C570FD">
          <w:delText xml:space="preserve"> and </w:delText>
        </w:r>
      </w:del>
      <w:r>
        <w:t>the related SNOMED codes which were entered and translated to that HCC</w:t>
      </w:r>
      <w:ins w:id="415" w:author="Jamie Richgels" w:date="2016-05-26T23:02:00Z">
        <w:r w:rsidR="00C570FD">
          <w:t xml:space="preserve">, and </w:t>
        </w:r>
      </w:ins>
      <w:del w:id="416" w:author="Jamie Richgels" w:date="2016-05-26T23:02:00Z">
        <w:r w:rsidDel="00C570FD">
          <w:delText>.</w:delText>
        </w:r>
      </w:del>
      <w:ins w:id="417" w:author="Jamie Richgels" w:date="2016-05-26T23:02:00Z">
        <w:r w:rsidR="00C570FD">
          <w:t xml:space="preserve">any </w:t>
        </w:r>
      </w:ins>
      <w:ins w:id="418" w:author="Jamie Richgels" w:date="2016-05-26T23:01:00Z">
        <w:r w:rsidR="00C570FD">
          <w:t>notes entered by the doctor.</w:t>
        </w:r>
      </w:ins>
    </w:p>
    <w:p w14:paraId="07FDB2E8" w14:textId="77777777" w:rsidR="00C570FD" w:rsidRDefault="00C02A57" w:rsidP="00C570FD">
      <w:pPr>
        <w:keepNext/>
        <w:rPr>
          <w:ins w:id="419" w:author="Jamie Richgels" w:date="2016-05-26T23:01:00Z"/>
        </w:rPr>
        <w:pPrChange w:id="420" w:author="Jamie Richgels" w:date="2016-05-26T23:01:00Z">
          <w:pPr/>
        </w:pPrChange>
      </w:pPr>
      <w:r>
        <w:rPr>
          <w:noProof/>
        </w:rPr>
        <w:drawing>
          <wp:inline distT="0" distB="0" distL="0" distR="0" wp14:anchorId="07633073" wp14:editId="5E3475D6">
            <wp:extent cx="6374921" cy="3790217"/>
            <wp:effectExtent l="0" t="0" r="698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7902" cy="3797935"/>
                    </a:xfrm>
                    <a:prstGeom prst="rect">
                      <a:avLst/>
                    </a:prstGeom>
                  </pic:spPr>
                </pic:pic>
              </a:graphicData>
            </a:graphic>
          </wp:inline>
        </w:drawing>
      </w:r>
    </w:p>
    <w:p w14:paraId="0A2B9857" w14:textId="22D7045A" w:rsidR="00C02A57" w:rsidRDefault="00C570FD" w:rsidP="00A90B95">
      <w:pPr>
        <w:pStyle w:val="Caption"/>
        <w:jc w:val="center"/>
        <w:pPrChange w:id="421" w:author="Jamie Richgels" w:date="2016-05-26T23:07:00Z">
          <w:pPr/>
        </w:pPrChange>
      </w:pPr>
      <w:ins w:id="422" w:author="Jamie Richgels" w:date="2016-05-26T23:01:00Z">
        <w:r>
          <w:t xml:space="preserve">Figure </w:t>
        </w:r>
        <w:r>
          <w:fldChar w:fldCharType="begin"/>
        </w:r>
        <w:r>
          <w:instrText xml:space="preserve"> SEQ Figure \* ARABIC </w:instrText>
        </w:r>
      </w:ins>
      <w:r>
        <w:fldChar w:fldCharType="separate"/>
      </w:r>
      <w:ins w:id="423" w:author="Jamie Richgels" w:date="2016-05-26T23:21:00Z">
        <w:r w:rsidR="00307F15">
          <w:rPr>
            <w:noProof/>
          </w:rPr>
          <w:t>14</w:t>
        </w:r>
      </w:ins>
      <w:ins w:id="424" w:author="Jamie Richgels" w:date="2016-05-26T23:01:00Z">
        <w:r>
          <w:fldChar w:fldCharType="end"/>
        </w:r>
      </w:ins>
    </w:p>
    <w:p w14:paraId="2C49B9BD" w14:textId="2B7EB52F" w:rsidR="00C02A57" w:rsidDel="006D5B7D" w:rsidRDefault="00624B41" w:rsidP="00F8504A">
      <w:pPr>
        <w:jc w:val="both"/>
        <w:rPr>
          <w:del w:id="425" w:author="Jamie Richgels" w:date="2016-05-26T23:05:00Z"/>
        </w:rPr>
      </w:pPr>
      <w:r>
        <w:t>A user may delete</w:t>
      </w:r>
      <w:ins w:id="426" w:author="Jamie Richgels" w:date="2016-05-26T23:02:00Z">
        <w:r w:rsidR="002719A9">
          <w:t xml:space="preserve"> this entry</w:t>
        </w:r>
      </w:ins>
      <w:r>
        <w:t>, but we advise that in a real-world implementation, only a doctor may perform this action while making supporting documentation.</w:t>
      </w:r>
    </w:p>
    <w:p w14:paraId="056096CB" w14:textId="6585A7B6" w:rsidR="008A6891" w:rsidRDefault="008A6891" w:rsidP="006D5B7D">
      <w:pPr>
        <w:jc w:val="both"/>
        <w:pPrChange w:id="427" w:author="Jamie Richgels" w:date="2016-05-26T23:05:00Z">
          <w:pPr/>
        </w:pPrChange>
      </w:pPr>
    </w:p>
    <w:p w14:paraId="15786A2A" w14:textId="24418C6C" w:rsidR="00D345E8" w:rsidRDefault="00D345E8" w:rsidP="00BE74B7">
      <w:pPr>
        <w:pStyle w:val="Heading2"/>
        <w:keepNext/>
        <w:pPrChange w:id="428" w:author="Jamie Richgels" w:date="2016-05-26T23:15:00Z">
          <w:pPr>
            <w:pStyle w:val="Heading2"/>
          </w:pPr>
        </w:pPrChange>
      </w:pPr>
      <w:bookmarkStart w:id="429" w:name="_Toc452063555"/>
      <w:r>
        <w:lastRenderedPageBreak/>
        <w:t>Viewing Candidate HCCs</w:t>
      </w:r>
      <w:bookmarkEnd w:id="429"/>
    </w:p>
    <w:p w14:paraId="01B4CD1A" w14:textId="2891B97E" w:rsidR="00D345E8" w:rsidRDefault="00557DE0" w:rsidP="00BE74B7">
      <w:pPr>
        <w:keepNext/>
        <w:jc w:val="both"/>
        <w:pPrChange w:id="430" w:author="Jamie Richgels" w:date="2016-05-26T23:15:00Z">
          <w:pPr>
            <w:jc w:val="both"/>
          </w:pPr>
        </w:pPrChange>
      </w:pPr>
      <w:r>
        <w:rPr>
          <w:noProof/>
        </w:rPr>
        <mc:AlternateContent>
          <mc:Choice Requires="wps">
            <w:drawing>
              <wp:anchor distT="0" distB="0" distL="114300" distR="114300" simplePos="0" relativeHeight="251660288" behindDoc="0" locked="0" layoutInCell="1" allowOverlap="1" wp14:anchorId="10E05841" wp14:editId="31B39690">
                <wp:simplePos x="0" y="0"/>
                <wp:positionH relativeFrom="column">
                  <wp:posOffset>1358659</wp:posOffset>
                </wp:positionH>
                <wp:positionV relativeFrom="paragraph">
                  <wp:posOffset>637060</wp:posOffset>
                </wp:positionV>
                <wp:extent cx="2872597" cy="319177"/>
                <wp:effectExtent l="0" t="0" r="23495" b="24130"/>
                <wp:wrapNone/>
                <wp:docPr id="35" name="Oval 35"/>
                <wp:cNvGraphicFramePr/>
                <a:graphic xmlns:a="http://schemas.openxmlformats.org/drawingml/2006/main">
                  <a:graphicData uri="http://schemas.microsoft.com/office/word/2010/wordprocessingShape">
                    <wps:wsp>
                      <wps:cNvSpPr/>
                      <wps:spPr>
                        <a:xfrm>
                          <a:off x="0" y="0"/>
                          <a:ext cx="2872597"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3AC4A" id="Oval 35" o:spid="_x0000_s1026" style="position:absolute;margin-left:107pt;margin-top:50.15pt;width:226.2pt;height:2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" filled="f" strokecolor="red" strokeweight="2pt"/>
            </w:pict>
          </mc:Fallback>
        </mc:AlternateContent>
      </w:r>
      <w:r w:rsidR="00D345E8">
        <w:t>The center panel</w:t>
      </w:r>
      <w:r>
        <w:t xml:space="preserve"> </w:t>
      </w:r>
      <w:ins w:id="431" w:author="Jamie Richgels" w:date="2016-05-26T23:03:00Z">
        <w:r w:rsidR="009E2558">
          <w:t>(</w:t>
        </w:r>
        <w:r w:rsidR="009E2558">
          <w:rPr>
            <w:i/>
          </w:rPr>
          <w:t xml:space="preserve">Figure </w:t>
        </w:r>
        <w:r w:rsidR="009E2558" w:rsidRPr="009E2558">
          <w:rPr>
            <w:i/>
            <w:rPrChange w:id="432" w:author="Jamie Richgels" w:date="2016-05-26T23:03:00Z">
              <w:rPr>
                <w:i/>
              </w:rPr>
            </w:rPrChange>
          </w:rPr>
          <w:t>15</w:t>
        </w:r>
        <w:r w:rsidR="009E2558">
          <w:t xml:space="preserve">) </w:t>
        </w:r>
      </w:ins>
      <w:r w:rsidRPr="009E2558">
        <w:rPr>
          <w:rPrChange w:id="433" w:author="Jamie Richgels" w:date="2016-05-26T23:03:00Z">
            <w:rPr/>
          </w:rPrChange>
        </w:rPr>
        <w:t>displays</w:t>
      </w:r>
      <w:r>
        <w:t xml:space="preserve"> </w:t>
      </w:r>
      <w:ins w:id="434" w:author="Jamie Richgels" w:date="2016-05-26T23:03:00Z">
        <w:r w:rsidR="00480FC8">
          <w:t xml:space="preserve">candidate </w:t>
        </w:r>
      </w:ins>
      <w:r>
        <w:t>HCCs that were entered on the patient’s EHR in previous years</w:t>
      </w:r>
      <w:ins w:id="435" w:author="Jamie Richgels" w:date="2016-05-26T23:03:00Z">
        <w:r w:rsidR="00480FC8">
          <w:t xml:space="preserve"> but not yet added or rejected </w:t>
        </w:r>
      </w:ins>
      <w:ins w:id="436" w:author="Jamie Richgels" w:date="2016-05-26T23:04:00Z">
        <w:r w:rsidR="00480FC8">
          <w:t xml:space="preserve">during </w:t>
        </w:r>
      </w:ins>
      <w:ins w:id="437" w:author="Jamie Richgels" w:date="2016-05-26T23:03:00Z">
        <w:r w:rsidR="00480FC8">
          <w:t>the current year</w:t>
        </w:r>
      </w:ins>
      <w:r>
        <w:t xml:space="preserve">. </w:t>
      </w:r>
      <w:ins w:id="438" w:author="Jamie Richgels" w:date="2016-05-26T23:04:00Z">
        <w:r w:rsidR="00480FC8">
          <w:t>By default, the application will display candidate HCCs from the past four years</w:t>
        </w:r>
      </w:ins>
      <w:del w:id="439" w:author="Jamie Richgels" w:date="2016-05-26T23:04:00Z">
        <w:r w:rsidDel="00480FC8">
          <w:delText>Four years is the default</w:delText>
        </w:r>
      </w:del>
      <w:r>
        <w:t xml:space="preserve">, and a user may adjust the time by sliding the bar at the top of the panel. </w:t>
      </w:r>
    </w:p>
    <w:p w14:paraId="4B6A0690" w14:textId="77777777" w:rsidR="009E2558" w:rsidRDefault="00557DE0" w:rsidP="009E2558">
      <w:pPr>
        <w:keepNext/>
        <w:rPr>
          <w:ins w:id="440" w:author="Jamie Richgels" w:date="2016-05-26T23:03:00Z"/>
        </w:rPr>
        <w:pPrChange w:id="441" w:author="Jamie Richgels" w:date="2016-05-26T23:03:00Z">
          <w:pPr/>
        </w:pPrChange>
      </w:pPr>
      <w:r>
        <w:rPr>
          <w:noProof/>
        </w:rPr>
        <w:drawing>
          <wp:inline distT="0" distB="0" distL="0" distR="0" wp14:anchorId="1BD394E6" wp14:editId="26A98A9C">
            <wp:extent cx="6185525" cy="135434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9779" cy="1370605"/>
                    </a:xfrm>
                    <a:prstGeom prst="rect">
                      <a:avLst/>
                    </a:prstGeom>
                  </pic:spPr>
                </pic:pic>
              </a:graphicData>
            </a:graphic>
          </wp:inline>
        </w:drawing>
      </w:r>
    </w:p>
    <w:p w14:paraId="11BC5986" w14:textId="66C2D155" w:rsidR="00557DE0" w:rsidRDefault="009E2558" w:rsidP="00A90B95">
      <w:pPr>
        <w:pStyle w:val="Caption"/>
        <w:jc w:val="center"/>
        <w:pPrChange w:id="442" w:author="Jamie Richgels" w:date="2016-05-26T23:07:00Z">
          <w:pPr/>
        </w:pPrChange>
      </w:pPr>
      <w:ins w:id="443" w:author="Jamie Richgels" w:date="2016-05-26T23:03:00Z">
        <w:r>
          <w:t xml:space="preserve">Figure </w:t>
        </w:r>
        <w:r>
          <w:fldChar w:fldCharType="begin"/>
        </w:r>
        <w:r>
          <w:instrText xml:space="preserve"> SEQ Figure \* ARABIC </w:instrText>
        </w:r>
      </w:ins>
      <w:r>
        <w:fldChar w:fldCharType="separate"/>
      </w:r>
      <w:ins w:id="444" w:author="Jamie Richgels" w:date="2016-05-26T23:21:00Z">
        <w:r w:rsidR="00307F15">
          <w:rPr>
            <w:noProof/>
          </w:rPr>
          <w:t>15</w:t>
        </w:r>
      </w:ins>
      <w:ins w:id="445" w:author="Jamie Richgels" w:date="2016-05-26T23:03:00Z">
        <w:r>
          <w:fldChar w:fldCharType="end"/>
        </w:r>
      </w:ins>
    </w:p>
    <w:p w14:paraId="537FD346" w14:textId="08AB8D4C" w:rsidR="008A6891" w:rsidRDefault="008A6891" w:rsidP="006D5B7D">
      <w:pPr>
        <w:pStyle w:val="Heading2"/>
        <w:keepNext/>
        <w:pPrChange w:id="446" w:author="Jamie Richgels" w:date="2016-05-26T23:05:00Z">
          <w:pPr>
            <w:pStyle w:val="Heading2"/>
          </w:pPr>
        </w:pPrChange>
      </w:pPr>
      <w:bookmarkStart w:id="447" w:name="_Toc452063556"/>
      <w:r>
        <w:t>Adding an HCC</w:t>
      </w:r>
      <w:bookmarkEnd w:id="447"/>
    </w:p>
    <w:p w14:paraId="2286EBB3" w14:textId="1A4912E5" w:rsidR="008A6891" w:rsidRDefault="00D345E8" w:rsidP="006D5B7D">
      <w:pPr>
        <w:keepNext/>
        <w:pPrChange w:id="448" w:author="Jamie Richgels" w:date="2016-05-26T23:05:00Z">
          <w:pPr/>
        </w:pPrChange>
      </w:pPr>
      <w:r>
        <w:t>To add an HCC to a patient’s EHR, select the add link to the left of the specific HCC</w:t>
      </w:r>
      <w:ins w:id="449" w:author="Jamie Richgels" w:date="2016-05-26T23:06:00Z">
        <w:r w:rsidR="007D4C38">
          <w:t xml:space="preserve"> (</w:t>
        </w:r>
        <w:r w:rsidR="007D4C38">
          <w:rPr>
            <w:i/>
          </w:rPr>
          <w:t>Figure 16</w:t>
        </w:r>
        <w:r w:rsidR="007D4C38" w:rsidRPr="007D4C38">
          <w:rPr>
            <w:rPrChange w:id="450" w:author="Jamie Richgels" w:date="2016-05-26T23:06:00Z">
              <w:rPr>
                <w:i/>
              </w:rPr>
            </w:rPrChange>
          </w:rPr>
          <w:t>)</w:t>
        </w:r>
      </w:ins>
      <w:r>
        <w:t xml:space="preserve">. </w:t>
      </w:r>
    </w:p>
    <w:p w14:paraId="06880FBB" w14:textId="77777777" w:rsidR="007D4C38" w:rsidRDefault="006701BA" w:rsidP="007D4C38">
      <w:pPr>
        <w:keepNext/>
        <w:rPr>
          <w:ins w:id="451" w:author="Jamie Richgels" w:date="2016-05-26T23:06:00Z"/>
        </w:rPr>
        <w:pPrChange w:id="452" w:author="Jamie Richgels" w:date="2016-05-26T23:06:00Z">
          <w:pPr/>
        </w:pPrChange>
      </w:pPr>
      <w:r>
        <w:rPr>
          <w:noProof/>
        </w:rPr>
        <mc:AlternateContent>
          <mc:Choice Requires="wps">
            <w:drawing>
              <wp:anchor distT="0" distB="0" distL="114300" distR="114300" simplePos="0" relativeHeight="251662336" behindDoc="0" locked="0" layoutInCell="1" allowOverlap="1" wp14:anchorId="4C3248F0" wp14:editId="745C1F1E">
                <wp:simplePos x="0" y="0"/>
                <wp:positionH relativeFrom="margin">
                  <wp:posOffset>4313</wp:posOffset>
                </wp:positionH>
                <wp:positionV relativeFrom="paragraph">
                  <wp:posOffset>532370</wp:posOffset>
                </wp:positionV>
                <wp:extent cx="396815" cy="312420"/>
                <wp:effectExtent l="0" t="0" r="22860" b="11430"/>
                <wp:wrapNone/>
                <wp:docPr id="37" name="Oval 37"/>
                <wp:cNvGraphicFramePr/>
                <a:graphic xmlns:a="http://schemas.openxmlformats.org/drawingml/2006/main">
                  <a:graphicData uri="http://schemas.microsoft.com/office/word/2010/wordprocessingShape">
                    <wps:wsp>
                      <wps:cNvSpPr/>
                      <wps:spPr>
                        <a:xfrm>
                          <a:off x="0" y="0"/>
                          <a:ext cx="396815"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B095E" id="Oval 37" o:spid="_x0000_s1026" style="position:absolute;margin-left:.35pt;margin-top:41.9pt;width:31.25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" filled="f" strokecolor="red" strokeweight="2pt">
                <w10:wrap anchorx="margin"/>
              </v:oval>
            </w:pict>
          </mc:Fallback>
        </mc:AlternateContent>
      </w:r>
      <w:r>
        <w:rPr>
          <w:noProof/>
        </w:rPr>
        <w:drawing>
          <wp:inline distT="0" distB="0" distL="0" distR="0" wp14:anchorId="566F6BFD" wp14:editId="4D4A9489">
            <wp:extent cx="6376731" cy="13974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572" cy="1416730"/>
                    </a:xfrm>
                    <a:prstGeom prst="rect">
                      <a:avLst/>
                    </a:prstGeom>
                  </pic:spPr>
                </pic:pic>
              </a:graphicData>
            </a:graphic>
          </wp:inline>
        </w:drawing>
      </w:r>
    </w:p>
    <w:p w14:paraId="18F256A2" w14:textId="52B23CEB" w:rsidR="006701BA" w:rsidRDefault="007D4C38" w:rsidP="00A90B95">
      <w:pPr>
        <w:pStyle w:val="Caption"/>
        <w:jc w:val="center"/>
        <w:pPrChange w:id="453" w:author="Jamie Richgels" w:date="2016-05-26T23:07:00Z">
          <w:pPr/>
        </w:pPrChange>
      </w:pPr>
      <w:ins w:id="454" w:author="Jamie Richgels" w:date="2016-05-26T23:06:00Z">
        <w:r>
          <w:t xml:space="preserve">Figure </w:t>
        </w:r>
        <w:r>
          <w:fldChar w:fldCharType="begin"/>
        </w:r>
        <w:r>
          <w:instrText xml:space="preserve"> SEQ Figure \* ARABIC </w:instrText>
        </w:r>
      </w:ins>
      <w:r>
        <w:fldChar w:fldCharType="separate"/>
      </w:r>
      <w:ins w:id="455" w:author="Jamie Richgels" w:date="2016-05-26T23:21:00Z">
        <w:r w:rsidR="00307F15">
          <w:rPr>
            <w:noProof/>
          </w:rPr>
          <w:t>16</w:t>
        </w:r>
      </w:ins>
      <w:ins w:id="456" w:author="Jamie Richgels" w:date="2016-05-26T23:06:00Z">
        <w:r>
          <w:fldChar w:fldCharType="end"/>
        </w:r>
      </w:ins>
    </w:p>
    <w:p w14:paraId="232AEC23" w14:textId="77777777" w:rsidR="00BE74B7" w:rsidRDefault="00BE74B7" w:rsidP="00F8504A">
      <w:pPr>
        <w:jc w:val="both"/>
        <w:rPr>
          <w:ins w:id="457" w:author="Jamie Richgels" w:date="2016-05-26T23:16:00Z"/>
        </w:rPr>
      </w:pPr>
    </w:p>
    <w:p w14:paraId="7273B130" w14:textId="3236225F" w:rsidR="003705AC" w:rsidRDefault="003705AC" w:rsidP="00F8504A">
      <w:pPr>
        <w:jc w:val="both"/>
      </w:pPr>
      <w:r>
        <w:t xml:space="preserve">A new window </w:t>
      </w:r>
      <w:del w:id="458" w:author="Jamie Richgels" w:date="2016-05-26T23:06:00Z">
        <w:r w:rsidDel="00011805">
          <w:delText xml:space="preserve">should </w:delText>
        </w:r>
      </w:del>
      <w:ins w:id="459" w:author="Jamie Richgels" w:date="2016-05-26T23:06:00Z">
        <w:r w:rsidR="00011805">
          <w:t xml:space="preserve">will </w:t>
        </w:r>
      </w:ins>
      <w:r>
        <w:t xml:space="preserve">open </w:t>
      </w:r>
      <w:ins w:id="460" w:author="Jamie Richgels" w:date="2016-05-26T23:11:00Z">
        <w:r w:rsidR="008E03C1">
          <w:t>(</w:t>
        </w:r>
        <w:r w:rsidR="008E03C1" w:rsidRPr="008E03C1">
          <w:rPr>
            <w:i/>
            <w:rPrChange w:id="461" w:author="Jamie Richgels" w:date="2016-05-26T23:11:00Z">
              <w:rPr/>
            </w:rPrChange>
          </w:rPr>
          <w:t>Figure 17</w:t>
        </w:r>
        <w:r w:rsidR="008E03C1">
          <w:t xml:space="preserve">) </w:t>
        </w:r>
      </w:ins>
      <w:r>
        <w:t>allowing the user to select corresponding SNOMED codes, the verification status</w:t>
      </w:r>
      <w:ins w:id="462" w:author="Jamie Richgels" w:date="2016-05-26T23:10:00Z">
        <w:r w:rsidR="001F6D96">
          <w:t xml:space="preserve"> (</w:t>
        </w:r>
      </w:ins>
      <w:del w:id="463" w:author="Jamie Richgels" w:date="2016-05-26T23:10:00Z">
        <w:r w:rsidDel="001F6D96">
          <w:delText xml:space="preserve"> </w:delText>
        </w:r>
      </w:del>
      <w:r>
        <w:t xml:space="preserve">which should be </w:t>
      </w:r>
      <w:ins w:id="464" w:author="Jamie Richgels" w:date="2016-05-26T23:10:00Z">
        <w:r w:rsidR="001F6D96">
          <w:t>“Confirm”</w:t>
        </w:r>
      </w:ins>
      <w:del w:id="465" w:author="Jamie Richgels" w:date="2016-05-26T23:10:00Z">
        <w:r w:rsidDel="001F6D96">
          <w:delText>confirmed</w:delText>
        </w:r>
      </w:del>
      <w:r>
        <w:t xml:space="preserve"> by default</w:t>
      </w:r>
      <w:ins w:id="466" w:author="Jamie Richgels" w:date="2016-05-26T23:11:00Z">
        <w:r w:rsidR="001F6D96">
          <w:t>)</w:t>
        </w:r>
      </w:ins>
      <w:r>
        <w:t xml:space="preserve">, and </w:t>
      </w:r>
      <w:del w:id="467" w:author="Jamie Richgels" w:date="2016-05-26T23:11:00Z">
        <w:r w:rsidDel="001F6D96">
          <w:delText>to enter</w:delText>
        </w:r>
      </w:del>
      <w:ins w:id="468" w:author="Jamie Richgels" w:date="2016-05-26T23:11:00Z">
        <w:r w:rsidR="001F6D96">
          <w:t>enter any</w:t>
        </w:r>
      </w:ins>
      <w:r>
        <w:t xml:space="preserve"> supporting reasons.</w:t>
      </w:r>
    </w:p>
    <w:p w14:paraId="0477B851" w14:textId="77777777" w:rsidR="00A90B95" w:rsidRDefault="003705AC" w:rsidP="00A90B95">
      <w:pPr>
        <w:keepNext/>
        <w:jc w:val="center"/>
        <w:rPr>
          <w:ins w:id="469" w:author="Jamie Richgels" w:date="2016-05-26T23:07:00Z"/>
        </w:rPr>
        <w:pPrChange w:id="470" w:author="Jamie Richgels" w:date="2016-05-26T23:07:00Z">
          <w:pPr>
            <w:jc w:val="center"/>
          </w:pPr>
        </w:pPrChange>
      </w:pPr>
      <w:r>
        <w:rPr>
          <w:noProof/>
        </w:rPr>
        <w:lastRenderedPageBreak/>
        <w:drawing>
          <wp:inline distT="0" distB="0" distL="0" distR="0" wp14:anchorId="766482FB" wp14:editId="77FA16F3">
            <wp:extent cx="6340415" cy="3804249"/>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4063" cy="3836438"/>
                    </a:xfrm>
                    <a:prstGeom prst="rect">
                      <a:avLst/>
                    </a:prstGeom>
                  </pic:spPr>
                </pic:pic>
              </a:graphicData>
            </a:graphic>
          </wp:inline>
        </w:drawing>
      </w:r>
    </w:p>
    <w:p w14:paraId="26C73E96" w14:textId="3D3BDDAF" w:rsidR="003705AC" w:rsidRDefault="00A90B95" w:rsidP="00A90B95">
      <w:pPr>
        <w:pStyle w:val="Caption"/>
        <w:jc w:val="center"/>
        <w:pPrChange w:id="471" w:author="Jamie Richgels" w:date="2016-05-26T23:07:00Z">
          <w:pPr>
            <w:jc w:val="center"/>
          </w:pPr>
        </w:pPrChange>
      </w:pPr>
      <w:ins w:id="472" w:author="Jamie Richgels" w:date="2016-05-26T23:07:00Z">
        <w:r>
          <w:t xml:space="preserve">Figure </w:t>
        </w:r>
        <w:r>
          <w:fldChar w:fldCharType="begin"/>
        </w:r>
        <w:r>
          <w:instrText xml:space="preserve"> SEQ Figure \* ARABIC </w:instrText>
        </w:r>
      </w:ins>
      <w:r>
        <w:fldChar w:fldCharType="separate"/>
      </w:r>
      <w:ins w:id="473" w:author="Jamie Richgels" w:date="2016-05-26T23:21:00Z">
        <w:r w:rsidR="00307F15">
          <w:rPr>
            <w:noProof/>
          </w:rPr>
          <w:t>17</w:t>
        </w:r>
      </w:ins>
      <w:ins w:id="474" w:author="Jamie Richgels" w:date="2016-05-26T23:07:00Z">
        <w:r>
          <w:fldChar w:fldCharType="end"/>
        </w:r>
      </w:ins>
    </w:p>
    <w:p w14:paraId="1FDDE255" w14:textId="77777777" w:rsidR="00044D81" w:rsidRDefault="00044D81" w:rsidP="003705AC">
      <w:pPr>
        <w:jc w:val="both"/>
        <w:rPr>
          <w:ins w:id="475" w:author="Jamie Richgels" w:date="2016-05-26T23:11:00Z"/>
        </w:rPr>
      </w:pPr>
    </w:p>
    <w:p w14:paraId="7A96D4E0" w14:textId="6BB3344C" w:rsidR="00B607DC" w:rsidRDefault="003705AC" w:rsidP="00044D81">
      <w:pPr>
        <w:keepNext/>
        <w:jc w:val="both"/>
        <w:pPrChange w:id="476" w:author="Jamie Richgels" w:date="2016-05-26T23:12:00Z">
          <w:pPr>
            <w:jc w:val="both"/>
          </w:pPr>
        </w:pPrChange>
      </w:pPr>
      <w:r>
        <w:lastRenderedPageBreak/>
        <w:t xml:space="preserve">Once </w:t>
      </w:r>
      <w:ins w:id="477" w:author="Jamie Richgels" w:date="2016-05-26T23:12:00Z">
        <w:r w:rsidR="00044D81">
          <w:t xml:space="preserve">a candidate HCC has been </w:t>
        </w:r>
      </w:ins>
      <w:r>
        <w:t>added</w:t>
      </w:r>
      <w:r w:rsidR="00B607DC">
        <w:t>,</w:t>
      </w:r>
      <w:r>
        <w:t xml:space="preserve"> the graphical display </w:t>
      </w:r>
      <w:del w:id="478" w:author="Jamie Richgels" w:date="2016-05-26T23:12:00Z">
        <w:r w:rsidDel="00044D81">
          <w:delText xml:space="preserve">at the </w:delText>
        </w:r>
      </w:del>
      <w:ins w:id="479" w:author="Jamie Richgels" w:date="2016-05-26T23:12:00Z">
        <w:r w:rsidR="00044D81">
          <w:t xml:space="preserve">on the right panel </w:t>
        </w:r>
      </w:ins>
      <w:del w:id="480" w:author="Jamie Richgels" w:date="2016-05-26T23:12:00Z">
        <w:r w:rsidDel="00044D81">
          <w:delText xml:space="preserve">right </w:delText>
        </w:r>
      </w:del>
      <w:ins w:id="481" w:author="Jamie Richgels" w:date="2016-05-26T23:12:00Z">
        <w:r w:rsidR="00044D81">
          <w:t xml:space="preserve">will </w:t>
        </w:r>
      </w:ins>
      <w:r>
        <w:t>automatically update</w:t>
      </w:r>
      <w:del w:id="482" w:author="Jamie Richgels" w:date="2016-05-26T23:12:00Z">
        <w:r w:rsidDel="00044D81">
          <w:delText>s</w:delText>
        </w:r>
      </w:del>
      <w:r>
        <w:t xml:space="preserve"> showing the current HCCs in blue and candidate HCCs in black</w:t>
      </w:r>
      <w:ins w:id="483" w:author="Jamie Richgels" w:date="2016-05-26T23:17:00Z">
        <w:r w:rsidR="00BE74B7">
          <w:t xml:space="preserve"> (</w:t>
        </w:r>
        <w:r w:rsidR="00BE74B7" w:rsidRPr="00BE74B7">
          <w:rPr>
            <w:i/>
            <w:rPrChange w:id="484" w:author="Jamie Richgels" w:date="2016-05-26T23:17:00Z">
              <w:rPr/>
            </w:rPrChange>
          </w:rPr>
          <w:t>Figures 18 &amp; 19</w:t>
        </w:r>
        <w:r w:rsidR="00BE74B7">
          <w:t>)</w:t>
        </w:r>
      </w:ins>
      <w:r>
        <w:t>. The pie chart displays the percentage each HCC contributes to the total. To display the percentage, hover over the pie slice.</w:t>
      </w:r>
      <w:r w:rsidR="0048338E">
        <w:t xml:space="preserve"> </w:t>
      </w:r>
    </w:p>
    <w:p w14:paraId="44A72D00" w14:textId="0B000508" w:rsidR="00BE74B7" w:rsidRDefault="003705AC" w:rsidP="00BE74B7">
      <w:pPr>
        <w:keepNext/>
        <w:jc w:val="center"/>
        <w:rPr>
          <w:ins w:id="485" w:author="Jamie Richgels" w:date="2016-05-26T23:16:00Z"/>
        </w:rPr>
        <w:pPrChange w:id="486" w:author="Jamie Richgels" w:date="2016-05-26T23:16:00Z">
          <w:pPr>
            <w:keepNext/>
            <w:jc w:val="center"/>
          </w:pPr>
        </w:pPrChange>
      </w:pPr>
      <w:r>
        <w:rPr>
          <w:noProof/>
        </w:rPr>
        <w:drawing>
          <wp:inline distT="0" distB="0" distL="0" distR="0" wp14:anchorId="31EBD718" wp14:editId="43A24CF6">
            <wp:extent cx="1949570" cy="290871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5574" cy="2917674"/>
                    </a:xfrm>
                    <a:prstGeom prst="rect">
                      <a:avLst/>
                    </a:prstGeom>
                  </pic:spPr>
                </pic:pic>
              </a:graphicData>
            </a:graphic>
          </wp:inline>
        </w:drawing>
      </w:r>
      <w:moveToRangeStart w:id="487" w:author="Jamie Richgels" w:date="2016-05-26T23:16:00Z" w:name="move452067923"/>
      <w:moveTo w:id="488" w:author="Jamie Richgels" w:date="2016-05-26T23:16:00Z">
        <w:r w:rsidR="00BE74B7">
          <w:rPr>
            <w:noProof/>
          </w:rPr>
          <w:drawing>
            <wp:inline distT="0" distB="0" distL="0" distR="0" wp14:anchorId="1ACDB06B" wp14:editId="5FF5A84D">
              <wp:extent cx="2569464" cy="2551176"/>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9464" cy="2551176"/>
                      </a:xfrm>
                      <a:prstGeom prst="rect">
                        <a:avLst/>
                      </a:prstGeom>
                    </pic:spPr>
                  </pic:pic>
                </a:graphicData>
              </a:graphic>
            </wp:inline>
          </w:drawing>
        </w:r>
      </w:moveTo>
      <w:moveToRangeEnd w:id="487"/>
    </w:p>
    <w:p w14:paraId="2A01F4E0" w14:textId="50FF42D1" w:rsidR="00BE74B7" w:rsidRDefault="00BE74B7" w:rsidP="00BE74B7">
      <w:pPr>
        <w:pStyle w:val="Caption"/>
        <w:ind w:left="2160" w:firstLine="720"/>
        <w:rPr>
          <w:ins w:id="489" w:author="Jamie Richgels" w:date="2016-05-26T23:16:00Z"/>
          <w:noProof/>
        </w:rPr>
        <w:pPrChange w:id="490" w:author="Jamie Richgels" w:date="2016-05-26T23:16:00Z">
          <w:pPr>
            <w:pStyle w:val="Caption"/>
            <w:jc w:val="center"/>
          </w:pPr>
        </w:pPrChange>
      </w:pPr>
      <w:ins w:id="491" w:author="Jamie Richgels" w:date="2016-05-26T23:16:00Z">
        <w:r>
          <w:t xml:space="preserve">Figure </w:t>
        </w:r>
        <w:r>
          <w:fldChar w:fldCharType="begin"/>
        </w:r>
        <w:r>
          <w:instrText xml:space="preserve"> SEQ Figure \* ARABIC </w:instrText>
        </w:r>
      </w:ins>
      <w:r>
        <w:fldChar w:fldCharType="separate"/>
      </w:r>
      <w:ins w:id="492" w:author="Jamie Richgels" w:date="2016-05-26T23:21:00Z">
        <w:r w:rsidR="00307F15">
          <w:rPr>
            <w:noProof/>
          </w:rPr>
          <w:t>18</w:t>
        </w:r>
      </w:ins>
      <w:ins w:id="493" w:author="Jamie Richgels" w:date="2016-05-26T23:16:00Z">
        <w:r>
          <w:fldChar w:fldCharType="end"/>
        </w:r>
        <w:r w:rsidRPr="00BE74B7">
          <w:t xml:space="preserve"> </w:t>
        </w:r>
        <w:r>
          <w:t xml:space="preserve"> </w:t>
        </w:r>
        <w:r>
          <w:tab/>
        </w:r>
        <w:r>
          <w:tab/>
        </w:r>
        <w:r>
          <w:tab/>
        </w:r>
        <w:r>
          <w:tab/>
        </w:r>
        <w:r>
          <w:t xml:space="preserve">Figure </w:t>
        </w:r>
        <w:r>
          <w:fldChar w:fldCharType="begin"/>
        </w:r>
        <w:r>
          <w:instrText xml:space="preserve"> SEQ Figure \* ARABIC </w:instrText>
        </w:r>
        <w:r>
          <w:fldChar w:fldCharType="separate"/>
        </w:r>
      </w:ins>
      <w:ins w:id="494" w:author="Jamie Richgels" w:date="2016-05-26T23:21:00Z">
        <w:r w:rsidR="00307F15">
          <w:rPr>
            <w:noProof/>
          </w:rPr>
          <w:t>19</w:t>
        </w:r>
      </w:ins>
      <w:ins w:id="495" w:author="Jamie Richgels" w:date="2016-05-26T23:16:00Z">
        <w:r>
          <w:fldChar w:fldCharType="end"/>
        </w:r>
      </w:ins>
    </w:p>
    <w:p w14:paraId="5C763682" w14:textId="779EE0B3" w:rsidR="00BE74B7" w:rsidRDefault="00BE74B7" w:rsidP="00BE74B7">
      <w:pPr>
        <w:pStyle w:val="Caption"/>
        <w:jc w:val="center"/>
        <w:rPr>
          <w:ins w:id="496" w:author="Jamie Richgels" w:date="2016-05-26T23:16:00Z"/>
        </w:rPr>
        <w:pPrChange w:id="497" w:author="Jamie Richgels" w:date="2016-05-26T23:16:00Z">
          <w:pPr>
            <w:pStyle w:val="Caption"/>
          </w:pPr>
        </w:pPrChange>
      </w:pPr>
    </w:p>
    <w:p w14:paraId="347DD742" w14:textId="4452C7E2" w:rsidR="00BE74B7" w:rsidRDefault="003705AC" w:rsidP="00BE74B7">
      <w:pPr>
        <w:keepNext/>
        <w:jc w:val="center"/>
        <w:rPr>
          <w:ins w:id="498" w:author="Jamie Richgels" w:date="2016-05-26T23:16:00Z"/>
        </w:rPr>
        <w:pPrChange w:id="499" w:author="Jamie Richgels" w:date="2016-05-26T23:16:00Z">
          <w:pPr>
            <w:keepNext/>
            <w:jc w:val="center"/>
          </w:pPr>
        </w:pPrChange>
      </w:pPr>
      <w:moveFromRangeStart w:id="500" w:author="Jamie Richgels" w:date="2016-05-26T23:16:00Z" w:name="move452067923"/>
      <w:moveFrom w:id="501" w:author="Jamie Richgels" w:date="2016-05-26T23:16:00Z">
        <w:r w:rsidDel="00BE74B7">
          <w:rPr>
            <w:noProof/>
          </w:rPr>
          <w:drawing>
            <wp:inline distT="0" distB="0" distL="0" distR="0" wp14:anchorId="5CB079C4" wp14:editId="2B719B8A">
              <wp:extent cx="2569464" cy="255117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9464" cy="2551176"/>
                      </a:xfrm>
                      <a:prstGeom prst="rect">
                        <a:avLst/>
                      </a:prstGeom>
                    </pic:spPr>
                  </pic:pic>
                </a:graphicData>
              </a:graphic>
            </wp:inline>
          </w:drawing>
        </w:r>
      </w:moveFrom>
      <w:moveFromRangeEnd w:id="500"/>
    </w:p>
    <w:p w14:paraId="1C6FACD1" w14:textId="04902C59" w:rsidR="003705AC" w:rsidDel="00BE74B7" w:rsidRDefault="003705AC" w:rsidP="00BE74B7">
      <w:pPr>
        <w:pStyle w:val="Caption"/>
        <w:jc w:val="center"/>
        <w:rPr>
          <w:del w:id="502" w:author="Jamie Richgels" w:date="2016-05-26T23:16:00Z"/>
          <w:noProof/>
        </w:rPr>
        <w:pPrChange w:id="503" w:author="Jamie Richgels" w:date="2016-05-26T23:16:00Z">
          <w:pPr>
            <w:jc w:val="center"/>
          </w:pPr>
        </w:pPrChange>
      </w:pPr>
    </w:p>
    <w:p w14:paraId="1CC25A32" w14:textId="4360F113" w:rsidR="002B416C" w:rsidRDefault="002B416C" w:rsidP="00BD304D">
      <w:pPr>
        <w:pStyle w:val="Heading2"/>
        <w:rPr>
          <w:noProof/>
        </w:rPr>
      </w:pPr>
      <w:bookmarkStart w:id="504" w:name="_Toc452063557"/>
      <w:r>
        <w:rPr>
          <w:noProof/>
        </w:rPr>
        <w:t>Rejecting HCCs</w:t>
      </w:r>
      <w:bookmarkEnd w:id="504"/>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31A80DCA" w:rsidR="00BD71BE" w:rsidRDefault="00BD71BE" w:rsidP="00F8504A">
      <w:pPr>
        <w:jc w:val="both"/>
        <w:rPr>
          <w:noProof/>
        </w:rPr>
      </w:pPr>
      <w:r>
        <w:rPr>
          <w:noProof/>
        </w:rPr>
        <w:t>To reject, a user clicks on the reject link to the left of the HCC</w:t>
      </w:r>
      <w:ins w:id="505" w:author="Jamie Richgels" w:date="2016-05-26T23:17:00Z">
        <w:r w:rsidR="00BE74B7">
          <w:rPr>
            <w:noProof/>
          </w:rPr>
          <w:t xml:space="preserve"> (</w:t>
        </w:r>
        <w:r w:rsidR="00BE74B7" w:rsidRPr="00BE74B7">
          <w:rPr>
            <w:i/>
            <w:noProof/>
            <w:rPrChange w:id="506" w:author="Jamie Richgels" w:date="2016-05-26T23:17:00Z">
              <w:rPr>
                <w:noProof/>
              </w:rPr>
            </w:rPrChange>
          </w:rPr>
          <w:t>Figure 20</w:t>
        </w:r>
        <w:r w:rsidR="00BE74B7">
          <w:rPr>
            <w:noProof/>
          </w:rPr>
          <w:t>)</w:t>
        </w:r>
      </w:ins>
      <w:r>
        <w:rPr>
          <w:noProof/>
        </w:rPr>
        <w:t xml:space="preserve">. </w:t>
      </w:r>
    </w:p>
    <w:p w14:paraId="2876B42E" w14:textId="77777777" w:rsidR="00BE74B7" w:rsidRDefault="00BD71BE" w:rsidP="00BE74B7">
      <w:pPr>
        <w:keepNext/>
        <w:rPr>
          <w:ins w:id="507" w:author="Jamie Richgels" w:date="2016-05-26T23:17:00Z"/>
        </w:rPr>
        <w:pPrChange w:id="508" w:author="Jamie Richgels" w:date="2016-05-26T23:17:00Z">
          <w:pPr/>
        </w:pPrChange>
      </w:pPr>
      <w:r>
        <w:rPr>
          <w:noProof/>
        </w:rPr>
        <mc:AlternateContent>
          <mc:Choice Requires="wps">
            <w:drawing>
              <wp:anchor distT="0" distB="0" distL="114300" distR="114300" simplePos="0" relativeHeight="251664384" behindDoc="0" locked="0" layoutInCell="1" allowOverlap="1" wp14:anchorId="241639D2" wp14:editId="54186273">
                <wp:simplePos x="0" y="0"/>
                <wp:positionH relativeFrom="margin">
                  <wp:posOffset>213360</wp:posOffset>
                </wp:positionH>
                <wp:positionV relativeFrom="paragraph">
                  <wp:posOffset>1090942</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9F6E5" id="Oval 43" o:spid="_x0000_s1026" style="position:absolute;margin-left:16.8pt;margin-top:85.9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440A07EE">
            <wp:extent cx="6400800" cy="207394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2466" cy="2084203"/>
                    </a:xfrm>
                    <a:prstGeom prst="rect">
                      <a:avLst/>
                    </a:prstGeom>
                  </pic:spPr>
                </pic:pic>
              </a:graphicData>
            </a:graphic>
          </wp:inline>
        </w:drawing>
      </w:r>
    </w:p>
    <w:p w14:paraId="55808C1B" w14:textId="4779E88B" w:rsidR="00BD71BE" w:rsidRDefault="00BE74B7" w:rsidP="00BE74B7">
      <w:pPr>
        <w:pStyle w:val="Caption"/>
        <w:jc w:val="center"/>
        <w:rPr>
          <w:noProof/>
        </w:rPr>
        <w:pPrChange w:id="509" w:author="Jamie Richgels" w:date="2016-05-26T23:17:00Z">
          <w:pPr/>
        </w:pPrChange>
      </w:pPr>
      <w:ins w:id="510" w:author="Jamie Richgels" w:date="2016-05-26T23:17:00Z">
        <w:r>
          <w:t xml:space="preserve">Figure </w:t>
        </w:r>
        <w:r>
          <w:fldChar w:fldCharType="begin"/>
        </w:r>
        <w:r>
          <w:instrText xml:space="preserve"> SEQ Figure \* ARABIC </w:instrText>
        </w:r>
      </w:ins>
      <w:r>
        <w:fldChar w:fldCharType="separate"/>
      </w:r>
      <w:ins w:id="511" w:author="Jamie Richgels" w:date="2016-05-26T23:21:00Z">
        <w:r w:rsidR="00307F15">
          <w:rPr>
            <w:noProof/>
          </w:rPr>
          <w:t>20</w:t>
        </w:r>
      </w:ins>
      <w:ins w:id="512" w:author="Jamie Richgels" w:date="2016-05-26T23:17:00Z">
        <w:r>
          <w:fldChar w:fldCharType="end"/>
        </w:r>
      </w:ins>
    </w:p>
    <w:p w14:paraId="1339F528" w14:textId="5EFAB8DA" w:rsidR="00BD71BE" w:rsidRDefault="00081EBB" w:rsidP="00F8504A">
      <w:pPr>
        <w:jc w:val="both"/>
        <w:rPr>
          <w:noProof/>
        </w:rPr>
      </w:pPr>
      <w:r>
        <w:rPr>
          <w:noProof/>
        </w:rPr>
        <w:lastRenderedPageBreak/>
        <w:t xml:space="preserve">A new window opens with showing corresponding SNOMED codes, a default verification status of </w:t>
      </w:r>
      <w:ins w:id="513" w:author="Jamie Richgels" w:date="2016-05-26T23:18:00Z">
        <w:r w:rsidR="00B6259A">
          <w:rPr>
            <w:noProof/>
          </w:rPr>
          <w:t>“R</w:t>
        </w:r>
      </w:ins>
      <w:del w:id="514" w:author="Jamie Richgels" w:date="2016-05-26T23:18:00Z">
        <w:r w:rsidDel="00B6259A">
          <w:rPr>
            <w:noProof/>
          </w:rPr>
          <w:delText>r</w:delText>
        </w:r>
      </w:del>
      <w:r>
        <w:rPr>
          <w:noProof/>
        </w:rPr>
        <w:t>efuted</w:t>
      </w:r>
      <w:ins w:id="515" w:author="Jamie Richgels" w:date="2016-05-26T23:18:00Z">
        <w:r w:rsidR="00B6259A">
          <w:rPr>
            <w:noProof/>
          </w:rPr>
          <w:t>”</w:t>
        </w:r>
      </w:ins>
      <w:r>
        <w:rPr>
          <w:noProof/>
        </w:rPr>
        <w:t>, and a free text field for notes</w:t>
      </w:r>
      <w:ins w:id="516" w:author="Jamie Richgels" w:date="2016-05-26T23:18:00Z">
        <w:r w:rsidR="00B6259A">
          <w:rPr>
            <w:noProof/>
          </w:rPr>
          <w:t xml:space="preserve"> (</w:t>
        </w:r>
        <w:r w:rsidR="00B6259A" w:rsidRPr="00B6259A">
          <w:rPr>
            <w:i/>
            <w:noProof/>
            <w:rPrChange w:id="517" w:author="Jamie Richgels" w:date="2016-05-26T23:18:00Z">
              <w:rPr>
                <w:noProof/>
              </w:rPr>
            </w:rPrChange>
          </w:rPr>
          <w:t>Figure 21</w:t>
        </w:r>
        <w:r w:rsidR="00B6259A">
          <w:rPr>
            <w:noProof/>
          </w:rPr>
          <w:t>)</w:t>
        </w:r>
      </w:ins>
      <w:del w:id="518" w:author="Jamie Richgels" w:date="2016-05-26T23:18:00Z">
        <w:r w:rsidDel="00B6259A">
          <w:rPr>
            <w:noProof/>
          </w:rPr>
          <w:delText>.</w:delText>
        </w:r>
      </w:del>
      <w:ins w:id="519" w:author="Jamie Richgels" w:date="2016-05-26T23:18:00Z">
        <w:r w:rsidR="00B6259A">
          <w:rPr>
            <w:noProof/>
          </w:rPr>
          <w:t>.</w:t>
        </w:r>
      </w:ins>
    </w:p>
    <w:p w14:paraId="36F3120D" w14:textId="77777777" w:rsidR="00B6259A" w:rsidRDefault="00093F71" w:rsidP="00B6259A">
      <w:pPr>
        <w:keepNext/>
        <w:rPr>
          <w:ins w:id="520" w:author="Jamie Richgels" w:date="2016-05-26T23:18:00Z"/>
        </w:rPr>
        <w:pPrChange w:id="521" w:author="Jamie Richgels" w:date="2016-05-26T23:18:00Z">
          <w:pPr/>
        </w:pPrChange>
      </w:pPr>
      <w:r>
        <w:rPr>
          <w:noProof/>
        </w:rPr>
        <w:drawing>
          <wp:inline distT="0" distB="0" distL="0" distR="0" wp14:anchorId="32E0DA66" wp14:editId="06FDDFAD">
            <wp:extent cx="6383547" cy="3853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5815" cy="3866758"/>
                    </a:xfrm>
                    <a:prstGeom prst="rect">
                      <a:avLst/>
                    </a:prstGeom>
                  </pic:spPr>
                </pic:pic>
              </a:graphicData>
            </a:graphic>
          </wp:inline>
        </w:drawing>
      </w:r>
    </w:p>
    <w:p w14:paraId="4BA40168" w14:textId="6BEE02CB" w:rsidR="00081EBB" w:rsidRDefault="00B6259A" w:rsidP="00C10CF9">
      <w:pPr>
        <w:pStyle w:val="Caption"/>
        <w:jc w:val="center"/>
        <w:rPr>
          <w:noProof/>
        </w:rPr>
        <w:pPrChange w:id="522" w:author="Jamie Richgels" w:date="2016-05-26T23:18:00Z">
          <w:pPr/>
        </w:pPrChange>
      </w:pPr>
      <w:ins w:id="523" w:author="Jamie Richgels" w:date="2016-05-26T23:18:00Z">
        <w:r>
          <w:t xml:space="preserve">Figure </w:t>
        </w:r>
        <w:r>
          <w:fldChar w:fldCharType="begin"/>
        </w:r>
        <w:r>
          <w:instrText xml:space="preserve"> SEQ Figure \* ARABIC </w:instrText>
        </w:r>
      </w:ins>
      <w:r>
        <w:fldChar w:fldCharType="separate"/>
      </w:r>
      <w:ins w:id="524" w:author="Jamie Richgels" w:date="2016-05-26T23:21:00Z">
        <w:r w:rsidR="00307F15">
          <w:rPr>
            <w:noProof/>
          </w:rPr>
          <w:t>21</w:t>
        </w:r>
      </w:ins>
      <w:ins w:id="525" w:author="Jamie Richgels" w:date="2016-05-26T23:18:00Z">
        <w:r>
          <w:fldChar w:fldCharType="end"/>
        </w:r>
      </w:ins>
    </w:p>
    <w:p w14:paraId="71BCA0EF" w14:textId="77777777" w:rsidR="00B607DC" w:rsidRDefault="00B607DC" w:rsidP="002B416C">
      <w:pPr>
        <w:rPr>
          <w:noProof/>
        </w:rPr>
      </w:pPr>
    </w:p>
    <w:p w14:paraId="7B686EC2" w14:textId="13BFC824" w:rsidR="00093F71" w:rsidRDefault="00093F71" w:rsidP="002B416C">
      <w:pPr>
        <w:rPr>
          <w:noProof/>
        </w:rPr>
      </w:pPr>
      <w:r>
        <w:rPr>
          <w:noProof/>
        </w:rPr>
        <w:t>To complete rejection, enter notes and select reject</w:t>
      </w:r>
      <w:ins w:id="526" w:author="Jamie Richgels" w:date="2016-05-26T23:19:00Z">
        <w:r w:rsidR="00C10CF9">
          <w:rPr>
            <w:noProof/>
          </w:rPr>
          <w:t xml:space="preserve"> (</w:t>
        </w:r>
        <w:r w:rsidR="00C10CF9" w:rsidRPr="00C10CF9">
          <w:rPr>
            <w:i/>
            <w:noProof/>
            <w:rPrChange w:id="527" w:author="Jamie Richgels" w:date="2016-05-26T23:19:00Z">
              <w:rPr>
                <w:noProof/>
              </w:rPr>
            </w:rPrChange>
          </w:rPr>
          <w:t>Figure 22</w:t>
        </w:r>
        <w:r w:rsidR="00C10CF9">
          <w:rPr>
            <w:noProof/>
          </w:rPr>
          <w:t>)</w:t>
        </w:r>
      </w:ins>
      <w:r>
        <w:rPr>
          <w:noProof/>
        </w:rPr>
        <w:t xml:space="preserve">. </w:t>
      </w:r>
    </w:p>
    <w:p w14:paraId="47352C65" w14:textId="77777777" w:rsidR="00C10CF9" w:rsidRDefault="00093F71" w:rsidP="00C10CF9">
      <w:pPr>
        <w:keepNext/>
        <w:rPr>
          <w:ins w:id="528" w:author="Jamie Richgels" w:date="2016-05-26T23:18:00Z"/>
        </w:rPr>
        <w:pPrChange w:id="529" w:author="Jamie Richgels" w:date="2016-05-26T23:18:00Z">
          <w:pPr/>
        </w:pPrChange>
      </w:pPr>
      <w:r>
        <w:rPr>
          <w:noProof/>
        </w:rPr>
        <w:lastRenderedPageBreak/>
        <mc:AlternateContent>
          <mc:Choice Requires="wps">
            <w:drawing>
              <wp:anchor distT="0" distB="0" distL="114300" distR="114300" simplePos="0" relativeHeight="251666432" behindDoc="0" locked="0" layoutInCell="1" allowOverlap="1" wp14:anchorId="57937414" wp14:editId="074240E2">
                <wp:simplePos x="0" y="0"/>
                <wp:positionH relativeFrom="margin">
                  <wp:posOffset>5040821</wp:posOffset>
                </wp:positionH>
                <wp:positionV relativeFrom="paragraph">
                  <wp:posOffset>3360707</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CC045" id="Oval 46" o:spid="_x0000_s1026" style="position:absolute;margin-left:396.9pt;margin-top:264.6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" filled="f" strokecolor="red" strokeweight="2pt">
                <w10:wrap anchorx="margin"/>
              </v:oval>
            </w:pict>
          </mc:Fallback>
        </mc:AlternateContent>
      </w:r>
      <w:r>
        <w:rPr>
          <w:noProof/>
        </w:rPr>
        <w:drawing>
          <wp:inline distT="0" distB="0" distL="0" distR="0" wp14:anchorId="7360DE09" wp14:editId="693EC46F">
            <wp:extent cx="6331789" cy="373277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7704" cy="3736266"/>
                    </a:xfrm>
                    <a:prstGeom prst="rect">
                      <a:avLst/>
                    </a:prstGeom>
                  </pic:spPr>
                </pic:pic>
              </a:graphicData>
            </a:graphic>
          </wp:inline>
        </w:drawing>
      </w:r>
    </w:p>
    <w:p w14:paraId="52AC0DA8" w14:textId="5E030A79" w:rsidR="00093F71" w:rsidRDefault="00C10CF9" w:rsidP="00C10CF9">
      <w:pPr>
        <w:pStyle w:val="Caption"/>
        <w:jc w:val="center"/>
        <w:rPr>
          <w:noProof/>
        </w:rPr>
        <w:pPrChange w:id="530" w:author="Jamie Richgels" w:date="2016-05-26T23:18:00Z">
          <w:pPr/>
        </w:pPrChange>
      </w:pPr>
      <w:ins w:id="531" w:author="Jamie Richgels" w:date="2016-05-26T23:18:00Z">
        <w:r>
          <w:t xml:space="preserve">Figure </w:t>
        </w:r>
        <w:r>
          <w:fldChar w:fldCharType="begin"/>
        </w:r>
        <w:r>
          <w:instrText xml:space="preserve"> SEQ Figure \* ARABIC </w:instrText>
        </w:r>
      </w:ins>
      <w:r>
        <w:fldChar w:fldCharType="separate"/>
      </w:r>
      <w:ins w:id="532" w:author="Jamie Richgels" w:date="2016-05-26T23:21:00Z">
        <w:r w:rsidR="00307F15">
          <w:rPr>
            <w:noProof/>
          </w:rPr>
          <w:t>22</w:t>
        </w:r>
      </w:ins>
      <w:ins w:id="533" w:author="Jamie Richgels" w:date="2016-05-26T23:18:00Z">
        <w:r>
          <w:fldChar w:fldCharType="end"/>
        </w:r>
      </w:ins>
    </w:p>
    <w:p w14:paraId="420C23C4" w14:textId="77777777" w:rsidR="00C97C54" w:rsidRDefault="00093F71" w:rsidP="00F8504A">
      <w:pPr>
        <w:jc w:val="both"/>
        <w:rPr>
          <w:ins w:id="534" w:author="Jamie Richgels" w:date="2016-05-26T23:19:00Z"/>
          <w:noProof/>
        </w:rPr>
      </w:pPr>
      <w:r>
        <w:rPr>
          <w:noProof/>
        </w:rPr>
        <w:t xml:space="preserve">The HCC no longer appears in the candidate HCC list unless </w:t>
      </w:r>
      <w:ins w:id="535" w:author="Jamie Richgels" w:date="2016-05-26T23:19:00Z">
        <w:r w:rsidR="00C97C54">
          <w:rPr>
            <w:noProof/>
          </w:rPr>
          <w:t>“I</w:t>
        </w:r>
      </w:ins>
      <w:del w:id="536" w:author="Jamie Richgels" w:date="2016-05-26T23:19:00Z">
        <w:r w:rsidDel="00C97C54">
          <w:rPr>
            <w:noProof/>
          </w:rPr>
          <w:delText>i</w:delText>
        </w:r>
      </w:del>
      <w:r>
        <w:rPr>
          <w:noProof/>
        </w:rPr>
        <w:t>nclude Rejected HCCs</w:t>
      </w:r>
      <w:ins w:id="537" w:author="Jamie Richgels" w:date="2016-05-26T23:19:00Z">
        <w:r w:rsidR="00C97C54">
          <w:rPr>
            <w:noProof/>
          </w:rPr>
          <w:t>”</w:t>
        </w:r>
      </w:ins>
      <w:r>
        <w:rPr>
          <w:noProof/>
        </w:rPr>
        <w:t xml:space="preserve"> is </w:t>
      </w:r>
      <w:del w:id="538" w:author="Jamie Richgels" w:date="2016-05-26T23:19:00Z">
        <w:r w:rsidDel="00C97C54">
          <w:rPr>
            <w:noProof/>
          </w:rPr>
          <w:delText>displayed</w:delText>
        </w:r>
      </w:del>
      <w:ins w:id="539" w:author="Jamie Richgels" w:date="2016-05-26T23:19:00Z">
        <w:r w:rsidR="00C97C54">
          <w:rPr>
            <w:noProof/>
          </w:rPr>
          <w:t>selected</w:t>
        </w:r>
      </w:ins>
      <w:r>
        <w:rPr>
          <w:noProof/>
        </w:rPr>
        <w:t xml:space="preserve">. </w:t>
      </w:r>
    </w:p>
    <w:p w14:paraId="77333A45" w14:textId="66C4F2F6" w:rsidR="00093F71" w:rsidRDefault="00093F71" w:rsidP="00F8504A">
      <w:pPr>
        <w:jc w:val="both"/>
        <w:rPr>
          <w:noProof/>
        </w:rPr>
      </w:pPr>
      <w:r>
        <w:rPr>
          <w:noProof/>
        </w:rPr>
        <w:t>The graphs at th</w:t>
      </w:r>
      <w:r w:rsidR="00B607DC">
        <w:rPr>
          <w:noProof/>
        </w:rPr>
        <w:t>e</w:t>
      </w:r>
      <w:r>
        <w:rPr>
          <w:noProof/>
        </w:rPr>
        <w:t xml:space="preserve"> right are updated a well.</w:t>
      </w:r>
    </w:p>
    <w:p w14:paraId="0A5163EB" w14:textId="1F803F34" w:rsidR="00C97C54" w:rsidRDefault="00B607DC" w:rsidP="00C97C54">
      <w:pPr>
        <w:keepNext/>
        <w:rPr>
          <w:ins w:id="540" w:author="Jamie Richgels" w:date="2016-05-26T23:20:00Z"/>
        </w:rPr>
        <w:pPrChange w:id="541" w:author="Jamie Richgels" w:date="2016-05-26T23:20:00Z">
          <w:pPr/>
        </w:pPrChange>
      </w:pPr>
      <w:r>
        <w:rPr>
          <w:noProof/>
        </w:rPr>
        <mc:AlternateContent>
          <mc:Choice Requires="wps">
            <w:drawing>
              <wp:anchor distT="45720" distB="45720" distL="114300" distR="114300" simplePos="0" relativeHeight="251677696" behindDoc="1" locked="0" layoutInCell="1" allowOverlap="1" wp14:anchorId="44D4ED1A" wp14:editId="0A3B08D9">
                <wp:simplePos x="0" y="0"/>
                <wp:positionH relativeFrom="margin">
                  <wp:align>left</wp:align>
                </wp:positionH>
                <wp:positionV relativeFrom="paragraph">
                  <wp:posOffset>168910</wp:posOffset>
                </wp:positionV>
                <wp:extent cx="3482340" cy="563880"/>
                <wp:effectExtent l="0" t="0" r="2286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solidFill>
                            <a:srgbClr val="000000"/>
                          </a:solidFill>
                          <a:miter lim="800000"/>
                          <a:headEnd/>
                          <a:tailEnd/>
                        </a:ln>
                      </wps:spPr>
                      <wps:txbx>
                        <w:txbxContent>
                          <w:p w14:paraId="142EB3E4" w14:textId="4EFB1709" w:rsidR="00B607DC" w:rsidRDefault="00B607DC">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32"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">
                <v:textbox>
                  <w:txbxContent>
                    <w:p w14:paraId="142EB3E4" w14:textId="4EFB1709" w:rsidR="00B607DC" w:rsidRDefault="00B607DC">
                      <w:r>
                        <w:t>The images show the graphical display after rejecting an HCC.</w:t>
                      </w:r>
                    </w:p>
                  </w:txbxContent>
                </v:textbox>
                <w10:wrap anchorx="margin"/>
              </v:shape>
            </w:pict>
          </mc:Fallback>
        </mc:AlternateContent>
      </w:r>
      <w:r w:rsidR="00093F71">
        <w:rPr>
          <w:noProof/>
        </w:rPr>
        <w:drawing>
          <wp:inline distT="0" distB="0" distL="0" distR="0" wp14:anchorId="3C7D4E04" wp14:editId="006BAF86">
            <wp:extent cx="4028536" cy="180553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0607" cy="1819909"/>
                    </a:xfrm>
                    <a:prstGeom prst="rect">
                      <a:avLst/>
                    </a:prstGeom>
                  </pic:spPr>
                </pic:pic>
              </a:graphicData>
            </a:graphic>
          </wp:inline>
        </w:drawing>
      </w:r>
      <w:moveToRangeStart w:id="542" w:author="Jamie Richgels" w:date="2016-05-26T23:20:00Z" w:name="move452068155"/>
      <w:moveTo w:id="543" w:author="Jamie Richgels" w:date="2016-05-26T23:20:00Z">
        <w:r w:rsidR="00C97C54">
          <w:rPr>
            <w:noProof/>
          </w:rPr>
          <w:drawing>
            <wp:inline distT="0" distB="0" distL="0" distR="0" wp14:anchorId="16057D64" wp14:editId="6BA83473">
              <wp:extent cx="1380572" cy="3053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5535" cy="3064693"/>
                      </a:xfrm>
                      <a:prstGeom prst="rect">
                        <a:avLst/>
                      </a:prstGeom>
                    </pic:spPr>
                  </pic:pic>
                </a:graphicData>
              </a:graphic>
            </wp:inline>
          </w:drawing>
        </w:r>
      </w:moveTo>
      <w:moveToRangeEnd w:id="542"/>
    </w:p>
    <w:p w14:paraId="02EEB424" w14:textId="60BC1187" w:rsidR="00C97C54" w:rsidRDefault="00C97C54" w:rsidP="00C97C54">
      <w:pPr>
        <w:pStyle w:val="Caption"/>
        <w:ind w:left="1440" w:firstLine="720"/>
        <w:rPr>
          <w:ins w:id="544" w:author="Jamie Richgels" w:date="2016-05-26T23:20:00Z"/>
          <w:noProof/>
        </w:rPr>
        <w:pPrChange w:id="545" w:author="Jamie Richgels" w:date="2016-05-26T23:20:00Z">
          <w:pPr>
            <w:pStyle w:val="Caption"/>
          </w:pPr>
        </w:pPrChange>
      </w:pPr>
      <w:ins w:id="546" w:author="Jamie Richgels" w:date="2016-05-26T23:20:00Z">
        <w:r>
          <w:t xml:space="preserve">Figure </w:t>
        </w:r>
        <w:r>
          <w:fldChar w:fldCharType="begin"/>
        </w:r>
        <w:r>
          <w:instrText xml:space="preserve"> SEQ Figure \* ARABIC </w:instrText>
        </w:r>
      </w:ins>
      <w:r>
        <w:fldChar w:fldCharType="separate"/>
      </w:r>
      <w:ins w:id="547" w:author="Jamie Richgels" w:date="2016-05-26T23:21:00Z">
        <w:r w:rsidR="00307F15">
          <w:rPr>
            <w:noProof/>
          </w:rPr>
          <w:t>23</w:t>
        </w:r>
      </w:ins>
      <w:ins w:id="548" w:author="Jamie Richgels" w:date="2016-05-26T23:20:00Z">
        <w:r>
          <w:fldChar w:fldCharType="end"/>
        </w:r>
        <w:r w:rsidRPr="00C97C54">
          <w:t xml:space="preserve"> </w:t>
        </w:r>
        <w:r>
          <w:tab/>
        </w:r>
        <w:r>
          <w:tab/>
        </w:r>
        <w:r>
          <w:tab/>
        </w:r>
        <w:r>
          <w:tab/>
        </w:r>
        <w:r>
          <w:tab/>
        </w:r>
        <w:r>
          <w:tab/>
        </w:r>
        <w:r>
          <w:tab/>
        </w:r>
        <w:r>
          <w:t xml:space="preserve">Figure </w:t>
        </w:r>
        <w:r>
          <w:fldChar w:fldCharType="begin"/>
        </w:r>
        <w:r>
          <w:instrText xml:space="preserve"> SEQ Figure \* ARABIC </w:instrText>
        </w:r>
        <w:r>
          <w:fldChar w:fldCharType="separate"/>
        </w:r>
      </w:ins>
      <w:ins w:id="549" w:author="Jamie Richgels" w:date="2016-05-26T23:21:00Z">
        <w:r w:rsidR="00307F15">
          <w:rPr>
            <w:noProof/>
          </w:rPr>
          <w:t>24</w:t>
        </w:r>
      </w:ins>
      <w:ins w:id="550" w:author="Jamie Richgels" w:date="2016-05-26T23:20:00Z">
        <w:r>
          <w:fldChar w:fldCharType="end"/>
        </w:r>
      </w:ins>
    </w:p>
    <w:p w14:paraId="6F72EDAF" w14:textId="7AA3D2C5" w:rsidR="00C97C54" w:rsidRDefault="00C97C54" w:rsidP="00C97C54">
      <w:pPr>
        <w:pStyle w:val="Caption"/>
        <w:rPr>
          <w:ins w:id="551" w:author="Jamie Richgels" w:date="2016-05-26T23:20:00Z"/>
        </w:rPr>
        <w:pPrChange w:id="552" w:author="Jamie Richgels" w:date="2016-05-26T23:20:00Z">
          <w:pPr>
            <w:pStyle w:val="Caption"/>
          </w:pPr>
        </w:pPrChange>
      </w:pPr>
    </w:p>
    <w:p w14:paraId="68A6B982" w14:textId="0E40BA55" w:rsidR="00C97C54" w:rsidRDefault="00093F71" w:rsidP="00C97C54">
      <w:pPr>
        <w:keepNext/>
        <w:rPr>
          <w:ins w:id="553" w:author="Jamie Richgels" w:date="2016-05-26T23:20:00Z"/>
        </w:rPr>
        <w:pPrChange w:id="554" w:author="Jamie Richgels" w:date="2016-05-26T23:20:00Z">
          <w:pPr/>
        </w:pPrChange>
      </w:pPr>
      <w:r>
        <w:rPr>
          <w:noProof/>
        </w:rPr>
        <w:tab/>
      </w:r>
      <w:moveFromRangeStart w:id="555" w:author="Jamie Richgels" w:date="2016-05-26T23:20:00Z" w:name="move452068155"/>
      <w:moveFrom w:id="556" w:author="Jamie Richgels" w:date="2016-05-26T23:20:00Z">
        <w:r w:rsidDel="00C97C54">
          <w:rPr>
            <w:noProof/>
          </w:rPr>
          <w:drawing>
            <wp:inline distT="0" distB="0" distL="0" distR="0" wp14:anchorId="5D9C9CBA" wp14:editId="4F02F827">
              <wp:extent cx="1380572" cy="3053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5535" cy="3064693"/>
                      </a:xfrm>
                      <a:prstGeom prst="rect">
                        <a:avLst/>
                      </a:prstGeom>
                    </pic:spPr>
                  </pic:pic>
                </a:graphicData>
              </a:graphic>
            </wp:inline>
          </w:drawing>
        </w:r>
      </w:moveFrom>
      <w:moveFromRangeEnd w:id="555"/>
    </w:p>
    <w:p w14:paraId="2A0A175E" w14:textId="73684A13" w:rsidR="00093F71" w:rsidDel="00C97C54" w:rsidRDefault="00093F71" w:rsidP="00C97C54">
      <w:pPr>
        <w:pStyle w:val="Caption"/>
        <w:rPr>
          <w:del w:id="557" w:author="Jamie Richgels" w:date="2016-05-26T23:20:00Z"/>
          <w:noProof/>
        </w:rPr>
        <w:pPrChange w:id="558" w:author="Jamie Richgels" w:date="2016-05-26T23:20:00Z">
          <w:pPr/>
        </w:pPrChange>
      </w:pPr>
    </w:p>
    <w:p w14:paraId="4A217BFD" w14:textId="140B12A8" w:rsidR="00307F15" w:rsidRDefault="00B607DC" w:rsidP="00307F15">
      <w:pPr>
        <w:keepNext/>
        <w:rPr>
          <w:ins w:id="559" w:author="Jamie Richgels" w:date="2016-05-26T23:21:00Z"/>
        </w:rPr>
        <w:pPrChange w:id="560" w:author="Jamie Richgels" w:date="2016-05-26T23:21:00Z">
          <w:pPr/>
        </w:pPrChange>
      </w:pPr>
      <w:r>
        <w:rPr>
          <w:noProof/>
        </w:rPr>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607DC" w:rsidRDefault="00B607DC"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3"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iaVMTSICAAAjBAAADgAAAAAAAAAAAAAAAAAuAgAAZHJzL2Uyb0RvYy54bWxQSwEC&#10;LQAUAAYACAAAACEA01qrdtkAAAAEAQAADwAAAAAAAAAAAAAAAAB8BAAAZHJzL2Rvd25yZXYueG1s&#10;UEsFBgAAAAAEAAQA8wAAAIIFAAAAAA==&#10;" stroked="f">
                <v:textbox>
                  <w:txbxContent>
                    <w:p w14:paraId="30B66835" w14:textId="77777777" w:rsidR="00B607DC" w:rsidRDefault="00B607DC"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7BEA387B">
            <wp:extent cx="4235570" cy="163573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5169" cy="1651025"/>
                    </a:xfrm>
                    <a:prstGeom prst="rect">
                      <a:avLst/>
                    </a:prstGeom>
                  </pic:spPr>
                </pic:pic>
              </a:graphicData>
            </a:graphic>
          </wp:inline>
        </w:drawing>
      </w:r>
      <w:moveToRangeStart w:id="561" w:author="Jamie Richgels" w:date="2016-05-26T23:21:00Z" w:name="move452068204"/>
      <w:moveTo w:id="562" w:author="Jamie Richgels" w:date="2016-05-26T23:21:00Z">
        <w:r w:rsidR="00307F15">
          <w:rPr>
            <w:noProof/>
          </w:rPr>
          <w:drawing>
            <wp:inline distT="0" distB="0" distL="0" distR="0" wp14:anchorId="07D76185" wp14:editId="6CC4DE6A">
              <wp:extent cx="1298448" cy="2871216"/>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8448" cy="2871216"/>
                      </a:xfrm>
                      <a:prstGeom prst="rect">
                        <a:avLst/>
                      </a:prstGeom>
                    </pic:spPr>
                  </pic:pic>
                </a:graphicData>
              </a:graphic>
            </wp:inline>
          </w:drawing>
        </w:r>
      </w:moveTo>
      <w:moveToRangeEnd w:id="561"/>
    </w:p>
    <w:p w14:paraId="62C1D0AA" w14:textId="253F1D53" w:rsidR="00307F15" w:rsidRDefault="00307F15" w:rsidP="00307F15">
      <w:pPr>
        <w:pStyle w:val="Caption"/>
        <w:ind w:left="2160" w:firstLine="720"/>
        <w:rPr>
          <w:ins w:id="563" w:author="Jamie Richgels" w:date="2016-05-26T23:21:00Z"/>
          <w:noProof/>
        </w:rPr>
        <w:pPrChange w:id="564" w:author="Jamie Richgels" w:date="2016-05-26T23:21:00Z">
          <w:pPr>
            <w:pStyle w:val="Caption"/>
          </w:pPr>
        </w:pPrChange>
      </w:pPr>
      <w:ins w:id="565" w:author="Jamie Richgels" w:date="2016-05-26T23:21:00Z">
        <w:r>
          <w:t xml:space="preserve">Figure </w:t>
        </w:r>
        <w:r>
          <w:fldChar w:fldCharType="begin"/>
        </w:r>
        <w:r>
          <w:instrText xml:space="preserve"> SEQ Figure \* ARABIC </w:instrText>
        </w:r>
      </w:ins>
      <w:r>
        <w:fldChar w:fldCharType="separate"/>
      </w:r>
      <w:ins w:id="566" w:author="Jamie Richgels" w:date="2016-05-26T23:21:00Z">
        <w:r>
          <w:rPr>
            <w:noProof/>
          </w:rPr>
          <w:t>25</w:t>
        </w:r>
        <w:r>
          <w:fldChar w:fldCharType="end"/>
        </w:r>
        <w:r>
          <w:tab/>
        </w:r>
        <w:r>
          <w:tab/>
        </w:r>
        <w:r>
          <w:tab/>
        </w:r>
        <w:r>
          <w:tab/>
        </w:r>
        <w:r>
          <w:tab/>
        </w:r>
        <w:r>
          <w:tab/>
        </w:r>
        <w:r>
          <w:t xml:space="preserve">Figure </w:t>
        </w:r>
        <w:r>
          <w:fldChar w:fldCharType="begin"/>
        </w:r>
        <w:r>
          <w:instrText xml:space="preserve"> SEQ Figure \* ARABIC </w:instrText>
        </w:r>
        <w:r>
          <w:fldChar w:fldCharType="separate"/>
        </w:r>
        <w:r>
          <w:rPr>
            <w:noProof/>
          </w:rPr>
          <w:t>26</w:t>
        </w:r>
        <w:r>
          <w:fldChar w:fldCharType="end"/>
        </w:r>
      </w:ins>
    </w:p>
    <w:p w14:paraId="019E765A" w14:textId="35824C9C" w:rsidR="00307F15" w:rsidRDefault="00307F15" w:rsidP="00307F15">
      <w:pPr>
        <w:pStyle w:val="Caption"/>
        <w:rPr>
          <w:ins w:id="567" w:author="Jamie Richgels" w:date="2016-05-26T23:21:00Z"/>
        </w:rPr>
        <w:pPrChange w:id="568" w:author="Jamie Richgels" w:date="2016-05-26T23:21:00Z">
          <w:pPr>
            <w:pStyle w:val="Caption"/>
          </w:pPr>
        </w:pPrChange>
      </w:pPr>
    </w:p>
    <w:p w14:paraId="0C244586" w14:textId="3955DD3C" w:rsidR="00307F15" w:rsidRDefault="00093F71" w:rsidP="00307F15">
      <w:pPr>
        <w:keepNext/>
        <w:rPr>
          <w:ins w:id="569" w:author="Jamie Richgels" w:date="2016-05-26T23:21:00Z"/>
        </w:rPr>
        <w:pPrChange w:id="570" w:author="Jamie Richgels" w:date="2016-05-26T23:21:00Z">
          <w:pPr/>
        </w:pPrChange>
      </w:pPr>
      <w:del w:id="571" w:author="Jamie Richgels" w:date="2016-05-26T23:20:00Z">
        <w:r w:rsidDel="00C97C54">
          <w:rPr>
            <w:noProof/>
          </w:rPr>
          <w:tab/>
        </w:r>
        <w:r w:rsidDel="00C97C54">
          <w:rPr>
            <w:noProof/>
          </w:rPr>
          <w:tab/>
        </w:r>
      </w:del>
      <w:moveFromRangeStart w:id="572" w:author="Jamie Richgels" w:date="2016-05-26T23:21:00Z" w:name="move452068204"/>
      <w:moveFrom w:id="573" w:author="Jamie Richgels" w:date="2016-05-26T23:21:00Z">
        <w:r w:rsidDel="00307F15">
          <w:rPr>
            <w:noProof/>
          </w:rPr>
          <w:drawing>
            <wp:inline distT="0" distB="0" distL="0" distR="0" wp14:anchorId="6F449598" wp14:editId="5E7E1E48">
              <wp:extent cx="1298448" cy="28712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8448" cy="2871216"/>
                      </a:xfrm>
                      <a:prstGeom prst="rect">
                        <a:avLst/>
                      </a:prstGeom>
                    </pic:spPr>
                  </pic:pic>
                </a:graphicData>
              </a:graphic>
            </wp:inline>
          </w:drawing>
        </w:r>
      </w:moveFrom>
      <w:moveFromRangeEnd w:id="572"/>
    </w:p>
    <w:p w14:paraId="10832E85" w14:textId="36B4147A" w:rsidR="00093F71" w:rsidDel="00307F15" w:rsidRDefault="00093F71" w:rsidP="00307F15">
      <w:pPr>
        <w:pStyle w:val="Caption"/>
        <w:rPr>
          <w:del w:id="574" w:author="Jamie Richgels" w:date="2016-05-26T23:21:00Z"/>
          <w:noProof/>
        </w:rPr>
        <w:pPrChange w:id="575" w:author="Jamie Richgels" w:date="2016-05-26T23:21:00Z">
          <w:pPr/>
        </w:pPrChange>
      </w:pPr>
    </w:p>
    <w:p w14:paraId="7F2D7AB3" w14:textId="2CB301F3" w:rsidR="00B074FC" w:rsidRDefault="00B074FC" w:rsidP="00BD304D">
      <w:pPr>
        <w:pStyle w:val="Heading2"/>
        <w:rPr>
          <w:noProof/>
        </w:rPr>
      </w:pPr>
      <w:bookmarkStart w:id="576" w:name="_Toc452063558"/>
      <w:r>
        <w:rPr>
          <w:noProof/>
        </w:rPr>
        <w:t>Look up another patient</w:t>
      </w:r>
      <w:bookmarkEnd w:id="576"/>
    </w:p>
    <w:p w14:paraId="4D5ACE49" w14:textId="5637DAF0" w:rsidR="00B074FC" w:rsidRDefault="00B074FC" w:rsidP="00B074FC">
      <w:pPr>
        <w:jc w:val="both"/>
        <w:rPr>
          <w:noProof/>
        </w:rPr>
      </w:pPr>
      <w:r>
        <w:rPr>
          <w:noProof/>
        </w:rPr>
        <w:t xml:space="preserve">To look up another patient click the blue hyperlink in the top left of the window </w:t>
      </w:r>
      <w:del w:id="577" w:author="Jamie Richgels" w:date="2016-05-26T23:21:00Z">
        <w:r w:rsidDel="00670554">
          <w:rPr>
            <w:noProof/>
          </w:rPr>
          <w:delText>that says</w:delText>
        </w:r>
      </w:del>
      <w:ins w:id="578" w:author="Jamie Richgels" w:date="2016-05-26T23:21:00Z">
        <w:r w:rsidR="00670554">
          <w:rPr>
            <w:noProof/>
          </w:rPr>
          <w:t>labelled “</w:t>
        </w:r>
      </w:ins>
      <w:del w:id="579" w:author="Jamie Richgels" w:date="2016-05-26T23:21:00Z">
        <w:r w:rsidDel="00670554">
          <w:rPr>
            <w:noProof/>
          </w:rPr>
          <w:delText xml:space="preserve"> p</w:delText>
        </w:r>
      </w:del>
      <w:ins w:id="580" w:author="Jamie Richgels" w:date="2016-05-26T23:21:00Z">
        <w:r w:rsidR="00670554">
          <w:rPr>
            <w:noProof/>
          </w:rPr>
          <w:t>P</w:t>
        </w:r>
      </w:ins>
      <w:r>
        <w:rPr>
          <w:noProof/>
        </w:rPr>
        <w:t xml:space="preserve">atient </w:t>
      </w:r>
      <w:del w:id="581" w:author="Jamie Richgels" w:date="2016-05-26T23:21:00Z">
        <w:r w:rsidDel="00670554">
          <w:rPr>
            <w:noProof/>
          </w:rPr>
          <w:delText>lookup</w:delText>
        </w:r>
      </w:del>
      <w:ins w:id="582" w:author="Jamie Richgels" w:date="2016-05-26T23:21:00Z">
        <w:r w:rsidR="00670554">
          <w:rPr>
            <w:noProof/>
          </w:rPr>
          <w:t>L</w:t>
        </w:r>
        <w:r w:rsidR="00670554">
          <w:rPr>
            <w:noProof/>
          </w:rPr>
          <w:t>ookup</w:t>
        </w:r>
        <w:r w:rsidR="00670554">
          <w:rPr>
            <w:noProof/>
          </w:rPr>
          <w:t>”</w:t>
        </w:r>
      </w:ins>
      <w:r>
        <w:rPr>
          <w:noProof/>
        </w:rPr>
        <w:t>. This will return the user to the patient lookup screen.</w:t>
      </w:r>
    </w:p>
    <w:p w14:paraId="5A61E9B8" w14:textId="0FA67043" w:rsidR="00AF0602" w:rsidRDefault="00B074FC" w:rsidP="00BD304D">
      <w:pPr>
        <w:pStyle w:val="Heading2"/>
        <w:rPr>
          <w:noProof/>
        </w:rPr>
      </w:pPr>
      <w:bookmarkStart w:id="583" w:name="_Toc452063559"/>
      <w:r>
        <w:rPr>
          <w:noProof/>
        </w:rPr>
        <w:t>Logout</w:t>
      </w:r>
      <w:bookmarkEnd w:id="583"/>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BD304D">
      <w:pPr>
        <w:pStyle w:val="Heading2"/>
        <w:rPr>
          <w:noProof/>
        </w:rPr>
      </w:pPr>
      <w:bookmarkStart w:id="584" w:name="_Toc452063560"/>
      <w:r w:rsidRPr="00AF0602">
        <w:rPr>
          <w:noProof/>
        </w:rPr>
        <w:t>Data Recording</w:t>
      </w:r>
      <w:bookmarkEnd w:id="584"/>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BD304D">
      <w:pPr>
        <w:pStyle w:val="Heading1"/>
      </w:pPr>
      <w:bookmarkStart w:id="585" w:name="_Toc452063561"/>
      <w:r>
        <w:t xml:space="preserve">Future </w:t>
      </w:r>
      <w:r w:rsidR="0009118C" w:rsidRPr="00BD304D">
        <w:t>Improvements</w:t>
      </w:r>
      <w:bookmarkEnd w:id="585"/>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20E9D5A2" w:rsidR="000D7E7B" w:rsidRDefault="000D7E7B" w:rsidP="002F1075">
      <w:pPr>
        <w:pStyle w:val="ListParagraph"/>
        <w:numPr>
          <w:ilvl w:val="0"/>
          <w:numId w:val="13"/>
        </w:numPr>
        <w:jc w:val="both"/>
      </w:pPr>
      <w:r>
        <w:t>A report</w:t>
      </w:r>
      <w:ins w:id="586" w:author="Jamie Richgels" w:date="2016-05-26T23:22:00Z">
        <w:r w:rsidR="004776B0">
          <w:t>ing tool</w:t>
        </w:r>
      </w:ins>
      <w:r>
        <w:t xml:space="preserve"> listing patients with a high “candidate” HCC risk score.  This would help providers identify high risk patients with past medical conditions not yet recorded for the current calendar year.</w:t>
      </w:r>
    </w:p>
    <w:p w14:paraId="77DCC57F" w14:textId="1090C8C4" w:rsidR="000D7E7B" w:rsidRDefault="000D7E7B" w:rsidP="002F1075">
      <w:pPr>
        <w:pStyle w:val="ListParagraph"/>
        <w:numPr>
          <w:ilvl w:val="0"/>
          <w:numId w:val="13"/>
        </w:numPr>
        <w:jc w:val="both"/>
      </w:pPr>
      <w:r>
        <w:lastRenderedPageBreak/>
        <w:t>Allow</w:t>
      </w:r>
      <w:ins w:id="587" w:author="Jamie Richgels" w:date="2016-05-26T23:22:00Z">
        <w:r w:rsidR="004776B0">
          <w:t>ing</w:t>
        </w:r>
      </w:ins>
      <w:r>
        <w:t xml:space="preserve"> the selection of individual Candidate HCCs (instead of </w:t>
      </w:r>
      <w:ins w:id="588" w:author="Jamie Richgels" w:date="2016-05-26T23:22:00Z">
        <w:r w:rsidR="004776B0">
          <w:t>“</w:t>
        </w:r>
      </w:ins>
      <w:r>
        <w:t>all</w:t>
      </w:r>
      <w:ins w:id="589" w:author="Jamie Richgels" w:date="2016-05-26T23:22:00Z">
        <w:r w:rsidR="004776B0">
          <w:t>”</w:t>
        </w:r>
      </w:ins>
      <w:r>
        <w:t xml:space="preserve"> Candidate HCCs</w:t>
      </w:r>
      <w:r w:rsidR="001721DB">
        <w:t xml:space="preserve"> listed</w:t>
      </w:r>
      <w:r>
        <w:t>) to review the net impact this subset would have on the patient’s calculated risk score.</w:t>
      </w:r>
    </w:p>
    <w:p w14:paraId="1D72CEB0" w14:textId="77777777" w:rsidR="004776B0" w:rsidRPr="004776B0" w:rsidRDefault="008F42FA" w:rsidP="002F1075">
      <w:pPr>
        <w:pStyle w:val="ListParagraph"/>
        <w:numPr>
          <w:ilvl w:val="0"/>
          <w:numId w:val="13"/>
        </w:numPr>
        <w:jc w:val="both"/>
        <w:rPr>
          <w:ins w:id="590" w:author="Jamie Richgels" w:date="2016-05-26T23:22:00Z"/>
          <w:rFonts w:eastAsiaTheme="majorEastAsia"/>
          <w:b/>
          <w:sz w:val="32"/>
          <w:szCs w:val="32"/>
          <w:rPrChange w:id="591" w:author="Jamie Richgels" w:date="2016-05-26T23:22:00Z">
            <w:rPr>
              <w:ins w:id="592" w:author="Jamie Richgels" w:date="2016-05-26T23:22:00Z"/>
            </w:rPr>
          </w:rPrChange>
        </w:rPr>
      </w:pPr>
      <w:r>
        <w:t xml:space="preserve">Role-based access to control </w:t>
      </w:r>
      <w:r w:rsidR="00C21EFB">
        <w:t xml:space="preserve">to determine </w:t>
      </w:r>
      <w:r>
        <w:t>which users can view, add, update and reject HCCs</w:t>
      </w:r>
      <w:r w:rsidR="00124392">
        <w:t>.</w:t>
      </w:r>
    </w:p>
    <w:p w14:paraId="59FE064C" w14:textId="7496581C" w:rsidR="004776B0" w:rsidRPr="004776B0" w:rsidRDefault="004776B0" w:rsidP="002F1075">
      <w:pPr>
        <w:pStyle w:val="ListParagraph"/>
        <w:numPr>
          <w:ilvl w:val="0"/>
          <w:numId w:val="13"/>
        </w:numPr>
        <w:jc w:val="both"/>
        <w:rPr>
          <w:ins w:id="593" w:author="Jamie Richgels" w:date="2016-05-26T23:22:00Z"/>
          <w:rFonts w:eastAsiaTheme="majorEastAsia"/>
          <w:b/>
          <w:sz w:val="32"/>
          <w:szCs w:val="32"/>
          <w:rPrChange w:id="594" w:author="Jamie Richgels" w:date="2016-05-26T23:22:00Z">
            <w:rPr>
              <w:ins w:id="595" w:author="Jamie Richgels" w:date="2016-05-26T23:22:00Z"/>
            </w:rPr>
          </w:rPrChange>
        </w:rPr>
      </w:pPr>
      <w:ins w:id="596" w:author="Jamie Richgels" w:date="2016-05-26T23:22:00Z">
        <w:r>
          <w:t>Integration with other medical systems.</w:t>
        </w:r>
      </w:ins>
    </w:p>
    <w:p w14:paraId="62B4E253" w14:textId="586FF45A" w:rsidR="009D776C" w:rsidRPr="00B607DC" w:rsidRDefault="009D776C" w:rsidP="002F1075">
      <w:pPr>
        <w:pStyle w:val="ListParagraph"/>
        <w:numPr>
          <w:ilvl w:val="0"/>
          <w:numId w:val="13"/>
        </w:numPr>
        <w:jc w:val="both"/>
        <w:rPr>
          <w:rFonts w:eastAsiaTheme="majorEastAsia"/>
          <w:b/>
          <w:sz w:val="32"/>
          <w:szCs w:val="32"/>
        </w:rPr>
      </w:pPr>
      <w:r w:rsidRPr="00B607DC">
        <w:rPr>
          <w:b/>
        </w:rPr>
        <w:br w:type="page"/>
      </w:r>
    </w:p>
    <w:p w14:paraId="2FC040E4" w14:textId="324380E7" w:rsidR="00565E65" w:rsidRPr="00BD304D" w:rsidRDefault="00336443" w:rsidP="00BD304D">
      <w:pPr>
        <w:pStyle w:val="Heading1"/>
      </w:pPr>
      <w:bookmarkStart w:id="597" w:name="_Toc452063562"/>
      <w:r w:rsidRPr="00BD304D">
        <w:lastRenderedPageBreak/>
        <w:t>References</w:t>
      </w:r>
      <w:bookmarkEnd w:id="597"/>
    </w:p>
    <w:p w14:paraId="27A92CF3" w14:textId="74168C4C" w:rsidR="00EC0B42" w:rsidRPr="00EC0B42" w:rsidRDefault="00EC0B42" w:rsidP="00041E59">
      <w:pPr>
        <w:rPr>
          <w:b/>
        </w:rPr>
      </w:pPr>
      <w:r w:rsidRPr="00EC0B42">
        <w:rPr>
          <w:b/>
        </w:rPr>
        <w:t>Information from:</w:t>
      </w:r>
    </w:p>
    <w:p w14:paraId="0D48569B" w14:textId="5C69FF20" w:rsidR="002F1075" w:rsidRDefault="00B34EF0" w:rsidP="00041E59">
      <w:r>
        <w:fldChar w:fldCharType="begin"/>
      </w:r>
      <w:r>
        <w:instrText xml:space="preserve"> HYPERLINK "http://www.hl7.org/" </w:instrText>
      </w:r>
      <w:r>
        <w:fldChar w:fldCharType="separate"/>
      </w:r>
      <w:r w:rsidR="002F1075" w:rsidRPr="004A2C4C">
        <w:rPr>
          <w:rStyle w:val="Hyperlink"/>
        </w:rPr>
        <w:t>http://www.hl7.org/</w:t>
      </w:r>
      <w:r>
        <w:rPr>
          <w:rStyle w:val="Hyperlink"/>
        </w:rPr>
        <w:fldChar w:fldCharType="end"/>
      </w:r>
    </w:p>
    <w:p w14:paraId="039F4E7A" w14:textId="03E54302" w:rsidR="00041E59" w:rsidRPr="00041E59" w:rsidRDefault="00B34EF0" w:rsidP="00041E59">
      <w:r>
        <w:fldChar w:fldCharType="begin"/>
      </w:r>
      <w:r>
        <w:instrText xml:space="preserve"> HYPERLINK "https://www.bcbsal.org/providers/pdfs/riskAdjustment.pdf" </w:instrText>
      </w:r>
      <w:r>
        <w:fldChar w:fldCharType="separate"/>
      </w:r>
      <w:r w:rsidR="00041E59" w:rsidRPr="00AF1CAA">
        <w:rPr>
          <w:rStyle w:val="Hyperlink"/>
        </w:rPr>
        <w:t>https://www.bcbsal.org/providers/pdfs/riskAdjustment.pdf</w:t>
      </w:r>
      <w:r>
        <w:rPr>
          <w:rStyle w:val="Hyperlink"/>
        </w:rPr>
        <w:fldChar w:fldCharType="end"/>
      </w:r>
      <w:r w:rsidR="00041E59">
        <w:t xml:space="preserve"> </w:t>
      </w:r>
    </w:p>
    <w:p w14:paraId="11924C41" w14:textId="27E6A0B3" w:rsidR="00041E59" w:rsidRPr="00041E59" w:rsidRDefault="00B34EF0" w:rsidP="00041E59">
      <w:r>
        <w:fldChar w:fldCharType="begin"/>
      </w:r>
      <w:r>
        <w:instrText xml:space="preserve"> HYPERLINK "https://www.healthlawyers.org/Events/Programs/Materials/Documents/MM12/papers/EE_haley_sillman_slides.pdf" </w:instrText>
      </w:r>
      <w:r>
        <w:fldChar w:fldCharType="separate"/>
      </w:r>
      <w:r w:rsidR="00041E59" w:rsidRPr="00AF1CAA">
        <w:rPr>
          <w:rStyle w:val="Hyperlink"/>
        </w:rPr>
        <w:t>https://www.healthlawyers.org/Events/Programs/Materials/Documents/MM12/papers/EE_haley_sillman_slides.pdf</w:t>
      </w:r>
      <w:r>
        <w:rPr>
          <w:rStyle w:val="Hyperlink"/>
        </w:rPr>
        <w:fldChar w:fldCharType="end"/>
      </w:r>
      <w:r w:rsidR="00041E59">
        <w:t xml:space="preserve"> </w:t>
      </w:r>
    </w:p>
    <w:p w14:paraId="34841A5A" w14:textId="697A65FD" w:rsidR="00041E59" w:rsidRPr="00041E59" w:rsidRDefault="00B34EF0" w:rsidP="00041E59">
      <w:r>
        <w:fldChar w:fldCharType="begin"/>
      </w:r>
      <w:r>
        <w:instrText xml:space="preserve"> HYPERLINK "http://www.modernhealthcare.com/article/20150701/NEWS/150709989" </w:instrText>
      </w:r>
      <w:r>
        <w:fldChar w:fldCharType="separate"/>
      </w:r>
      <w:r w:rsidR="00041E59" w:rsidRPr="00AF1CAA">
        <w:rPr>
          <w:rStyle w:val="Hyperlink"/>
        </w:rPr>
        <w:t>http://www.modernhealthcare.com/article/20150701/NEWS/150709989</w:t>
      </w:r>
      <w:r>
        <w:rPr>
          <w:rStyle w:val="Hyperlink"/>
        </w:rPr>
        <w:fldChar w:fldCharType="end"/>
      </w:r>
      <w:r w:rsidR="00041E59">
        <w:t xml:space="preserve"> </w:t>
      </w:r>
    </w:p>
    <w:p w14:paraId="447B719C" w14:textId="59D5F2E7" w:rsidR="00336443" w:rsidRDefault="00B34EF0" w:rsidP="00041E59">
      <w:pPr>
        <w:rPr>
          <w:rStyle w:val="Hyperlink"/>
        </w:rPr>
      </w:pPr>
      <w:r>
        <w:fldChar w:fldCharType="begin"/>
      </w:r>
      <w:r>
        <w:instrText xml:space="preserve"> HYPERL</w:instrText>
      </w:r>
      <w:r>
        <w:instrText xml:space="preserve">INK "http://kff.org/health-reform/issue-brief/explaining-health-care-reform-risk-adjustment-reinsurance-and-risk-corridors/" </w:instrText>
      </w:r>
      <w:r>
        <w:fldChar w:fldCharType="separate"/>
      </w:r>
      <w:r w:rsidR="00041E59" w:rsidRPr="00AF1CAA">
        <w:rPr>
          <w:rStyle w:val="Hyperlink"/>
        </w:rPr>
        <w:t>http://kff.org/health-reform/issue-brief/explaining-health-care-reform-risk-adjustment-reinsurance-and-risk-corridors/</w:t>
      </w:r>
      <w:r>
        <w:rPr>
          <w:rStyle w:val="Hyperlink"/>
        </w:rPr>
        <w:fldChar w:fldCharType="end"/>
      </w:r>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B34EF0" w:rsidP="008E1923">
      <w:r>
        <w:fldChar w:fldCharType="begin"/>
      </w:r>
      <w:r>
        <w:instrText xml:space="preserve"> HYPERLINK "http://decompressionprosmarketing.com/blogs/decompression-pros/16891112-how-to-ask-for-referrals-from-medical-doctors" </w:instrText>
      </w:r>
      <w:r>
        <w:fldChar w:fldCharType="separate"/>
      </w:r>
      <w:r w:rsidR="008E1923" w:rsidRPr="00BB4902">
        <w:rPr>
          <w:rStyle w:val="Hyperlink"/>
        </w:rPr>
        <w:t>http://decompressionprosmarketing.com/blogs/decompression-pros/16891112-how-to-ask-for-referrals-from-medical-doctors</w:t>
      </w:r>
      <w:r>
        <w:rPr>
          <w:rStyle w:val="Hyperlink"/>
        </w:rPr>
        <w:fldChar w:fldCharType="end"/>
      </w:r>
      <w:r w:rsidR="008E1923">
        <w:t xml:space="preserve"> </w:t>
      </w:r>
    </w:p>
    <w:p w14:paraId="7896B7DE" w14:textId="3D4A6C85" w:rsidR="008E1923" w:rsidRPr="008E1923" w:rsidRDefault="00B34EF0" w:rsidP="008E1923">
      <w:r>
        <w:fldChar w:fldCharType="begin"/>
      </w:r>
      <w:r>
        <w:instrText xml:space="preserve"> HYPERLINK "http://www.libertynursingagency.com/" </w:instrText>
      </w:r>
      <w:r>
        <w:fldChar w:fldCharType="separate"/>
      </w:r>
      <w:r w:rsidR="008E1923" w:rsidRPr="00BB4902">
        <w:rPr>
          <w:rStyle w:val="Hyperlink"/>
        </w:rPr>
        <w:t>http://www.libertynursingagency.com/</w:t>
      </w:r>
      <w:r>
        <w:rPr>
          <w:rStyle w:val="Hyperlink"/>
        </w:rPr>
        <w:fldChar w:fldCharType="end"/>
      </w:r>
      <w:r w:rsidR="008E1923">
        <w:t xml:space="preserve"> </w:t>
      </w:r>
    </w:p>
    <w:p w14:paraId="4918BF8D" w14:textId="7E66A196" w:rsidR="008E1923" w:rsidRPr="008E1923" w:rsidRDefault="00B34EF0" w:rsidP="008E1923">
      <w:r>
        <w:fldChar w:fldCharType="begin"/>
      </w:r>
      <w:r>
        <w:instrText xml:space="preserve"> HYPERLINK "http://allhealthcare.monster.com/training/articles/1822-5-steps-to-becoming-a-medical-assistant" </w:instrText>
      </w:r>
      <w:r>
        <w:fldChar w:fldCharType="separate"/>
      </w:r>
      <w:r w:rsidR="008E1923" w:rsidRPr="00BB4902">
        <w:rPr>
          <w:rStyle w:val="Hyperlink"/>
        </w:rPr>
        <w:t>http://allhealthcare.monster.com/training/articles/1822-5-steps-to-becoming-a-medical-assistant</w:t>
      </w:r>
      <w:r>
        <w:rPr>
          <w:rStyle w:val="Hyperlink"/>
        </w:rPr>
        <w:fldChar w:fldCharType="end"/>
      </w:r>
      <w:r w:rsidR="008E1923">
        <w:t xml:space="preserve"> </w:t>
      </w:r>
    </w:p>
    <w:p w14:paraId="16F5C412" w14:textId="37C39446" w:rsidR="008E1923" w:rsidRPr="008E1923" w:rsidRDefault="00B34EF0" w:rsidP="008E1923">
      <w:r>
        <w:fldChar w:fldCharType="begin"/>
      </w:r>
      <w:r>
        <w:instrText xml:space="preserve"> HYPERLINK "http://greenfieldcc.3dcartstores.com/Medical-Coding-and-Billing_p_1058.html" </w:instrText>
      </w:r>
      <w:r>
        <w:fldChar w:fldCharType="separate"/>
      </w:r>
      <w:r w:rsidR="008E1923" w:rsidRPr="00BB4902">
        <w:rPr>
          <w:rStyle w:val="Hyperlink"/>
        </w:rPr>
        <w:t>http://greenfieldcc.3dcartstores.com/Medical-Coding-and-Billing_p_1058.html</w:t>
      </w:r>
      <w:r>
        <w:rPr>
          <w:rStyle w:val="Hyperlink"/>
        </w:rPr>
        <w:fldChar w:fldCharType="end"/>
      </w:r>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proofErr w:type="spellStart"/>
      <w:r>
        <w:t>High</w:t>
      </w:r>
      <w:r w:rsidR="000E50E7">
        <w:t>c</w:t>
      </w:r>
      <w:r>
        <w:t>harts</w:t>
      </w:r>
      <w:proofErr w:type="spellEnd"/>
      <w:r>
        <w:t xml:space="preserve"> </w:t>
      </w:r>
      <w:r w:rsidR="000E50E7">
        <w:t>(</w:t>
      </w:r>
      <w:r w:rsidR="00B34EF0">
        <w:fldChar w:fldCharType="begin"/>
      </w:r>
      <w:r w:rsidR="00B34EF0">
        <w:instrText xml:space="preserve"> HYPERLINK "http://www.highcharts.com/" </w:instrText>
      </w:r>
      <w:r w:rsidR="00B34EF0">
        <w:fldChar w:fldCharType="separate"/>
      </w:r>
      <w:r w:rsidRPr="004D7929">
        <w:rPr>
          <w:rStyle w:val="Hyperlink"/>
        </w:rPr>
        <w:t>http://www.highcharts.com/</w:t>
      </w:r>
      <w:r w:rsidR="00B34EF0">
        <w:rPr>
          <w:rStyle w:val="Hyperlink"/>
        </w:rPr>
        <w:fldChar w:fldCharType="end"/>
      </w:r>
      <w:r w:rsidR="000E50E7">
        <w:t>)</w:t>
      </w:r>
    </w:p>
    <w:p w14:paraId="4414B3D3" w14:textId="77777777" w:rsidR="00EC0B42" w:rsidRDefault="00EC0B42" w:rsidP="00041E59"/>
    <w:p w14:paraId="35CB4168" w14:textId="77777777" w:rsidR="00EC0B42" w:rsidRPr="00EC0B42" w:rsidRDefault="00EC0B42" w:rsidP="00041E59"/>
    <w:p w14:paraId="303AF215" w14:textId="77777777" w:rsidR="00D0338C" w:rsidRPr="00336443" w:rsidRDefault="00D0338C" w:rsidP="00041E59"/>
    <w:sectPr w:rsidR="00D0338C" w:rsidRPr="00336443" w:rsidSect="009964E9">
      <w:footerReference w:type="default" r:id="rId41"/>
      <w:pgSz w:w="12240" w:h="15840"/>
      <w:pgMar w:top="1440" w:right="1080" w:bottom="1440" w:left="1080" w:header="720" w:footer="720" w:gutter="0"/>
      <w:pgNumType w:start="1"/>
      <w:cols w:space="720"/>
      <w:docGrid w:linePitch="360"/>
      <w:sectPrChange w:id="598" w:author="Jamie Richgels" w:date="2016-05-26T22:31:00Z">
        <w:sectPr w:rsidR="00D0338C" w:rsidRPr="00336443" w:rsidSect="009964E9">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E4E97" w14:textId="77777777" w:rsidR="00B34EF0" w:rsidRDefault="00B34EF0" w:rsidP="002A3972">
      <w:pPr>
        <w:spacing w:after="0" w:line="240" w:lineRule="auto"/>
      </w:pPr>
      <w:r>
        <w:separator/>
      </w:r>
    </w:p>
  </w:endnote>
  <w:endnote w:type="continuationSeparator" w:id="0">
    <w:p w14:paraId="714953B5" w14:textId="77777777" w:rsidR="00B34EF0" w:rsidRDefault="00B34EF0"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427510"/>
      <w:docPartObj>
        <w:docPartGallery w:val="Page Numbers (Bottom of Page)"/>
        <w:docPartUnique/>
      </w:docPartObj>
    </w:sdtPr>
    <w:sdtEndPr>
      <w:rPr>
        <w:color w:val="7F7F7F" w:themeColor="background1" w:themeShade="7F"/>
        <w:spacing w:val="60"/>
      </w:rPr>
    </w:sdtEndPr>
    <w:sdtContent>
      <w:p w14:paraId="2B0A8AC5" w14:textId="4680E013"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4776B0">
          <w:rPr>
            <w:noProof/>
          </w:rPr>
          <w:t>19</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C3062" w14:textId="77777777" w:rsidR="00B34EF0" w:rsidRDefault="00B34EF0" w:rsidP="002A3972">
      <w:pPr>
        <w:spacing w:after="0" w:line="240" w:lineRule="auto"/>
      </w:pPr>
      <w:r>
        <w:separator/>
      </w:r>
    </w:p>
  </w:footnote>
  <w:footnote w:type="continuationSeparator" w:id="0">
    <w:p w14:paraId="6E9755BD" w14:textId="77777777" w:rsidR="00B34EF0" w:rsidRDefault="00B34EF0" w:rsidP="002A39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Richgels">
    <w15:presenceInfo w15:providerId="Windows Live" w15:userId="3bc5139cb2612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11805"/>
    <w:rsid w:val="00041E59"/>
    <w:rsid w:val="00042057"/>
    <w:rsid w:val="00044D81"/>
    <w:rsid w:val="00050907"/>
    <w:rsid w:val="0007086D"/>
    <w:rsid w:val="0007098F"/>
    <w:rsid w:val="00081EBB"/>
    <w:rsid w:val="0009118C"/>
    <w:rsid w:val="00093F71"/>
    <w:rsid w:val="000C2846"/>
    <w:rsid w:val="000C7DC4"/>
    <w:rsid w:val="000D7E7B"/>
    <w:rsid w:val="000E50E7"/>
    <w:rsid w:val="0012152C"/>
    <w:rsid w:val="00124392"/>
    <w:rsid w:val="001369DB"/>
    <w:rsid w:val="001721DB"/>
    <w:rsid w:val="0017772B"/>
    <w:rsid w:val="001C12B5"/>
    <w:rsid w:val="001F2503"/>
    <w:rsid w:val="001F5E5B"/>
    <w:rsid w:val="001F6D96"/>
    <w:rsid w:val="0020100A"/>
    <w:rsid w:val="00237C73"/>
    <w:rsid w:val="00246F24"/>
    <w:rsid w:val="00253998"/>
    <w:rsid w:val="002552FD"/>
    <w:rsid w:val="002719A9"/>
    <w:rsid w:val="002A3972"/>
    <w:rsid w:val="002A6DF1"/>
    <w:rsid w:val="002B416C"/>
    <w:rsid w:val="002F1075"/>
    <w:rsid w:val="00307F15"/>
    <w:rsid w:val="003363F2"/>
    <w:rsid w:val="00336443"/>
    <w:rsid w:val="003433AB"/>
    <w:rsid w:val="00343B86"/>
    <w:rsid w:val="00346563"/>
    <w:rsid w:val="00352DD0"/>
    <w:rsid w:val="00361CF3"/>
    <w:rsid w:val="003654D8"/>
    <w:rsid w:val="003705AC"/>
    <w:rsid w:val="00390D64"/>
    <w:rsid w:val="003951D3"/>
    <w:rsid w:val="003E023B"/>
    <w:rsid w:val="003E3B8C"/>
    <w:rsid w:val="00447532"/>
    <w:rsid w:val="00460E8E"/>
    <w:rsid w:val="004776B0"/>
    <w:rsid w:val="00480FC8"/>
    <w:rsid w:val="0048338E"/>
    <w:rsid w:val="00496F63"/>
    <w:rsid w:val="004B336C"/>
    <w:rsid w:val="004D7F14"/>
    <w:rsid w:val="004E0140"/>
    <w:rsid w:val="004F4379"/>
    <w:rsid w:val="00500A2F"/>
    <w:rsid w:val="00514B85"/>
    <w:rsid w:val="005364EA"/>
    <w:rsid w:val="00550E27"/>
    <w:rsid w:val="005516FE"/>
    <w:rsid w:val="00557DE0"/>
    <w:rsid w:val="0056216E"/>
    <w:rsid w:val="00565E65"/>
    <w:rsid w:val="00574418"/>
    <w:rsid w:val="00577AD5"/>
    <w:rsid w:val="005B67E2"/>
    <w:rsid w:val="005C5F48"/>
    <w:rsid w:val="005F32E0"/>
    <w:rsid w:val="006039A5"/>
    <w:rsid w:val="00615DC4"/>
    <w:rsid w:val="00624B41"/>
    <w:rsid w:val="00627FF5"/>
    <w:rsid w:val="0065139D"/>
    <w:rsid w:val="00653A7E"/>
    <w:rsid w:val="00657BF1"/>
    <w:rsid w:val="006701BA"/>
    <w:rsid w:val="00670554"/>
    <w:rsid w:val="00677888"/>
    <w:rsid w:val="00691712"/>
    <w:rsid w:val="006D5B7D"/>
    <w:rsid w:val="006E7E19"/>
    <w:rsid w:val="0075614D"/>
    <w:rsid w:val="00784C44"/>
    <w:rsid w:val="00796EAC"/>
    <w:rsid w:val="007C1349"/>
    <w:rsid w:val="007D0B4F"/>
    <w:rsid w:val="007D1ACE"/>
    <w:rsid w:val="007D4C38"/>
    <w:rsid w:val="007E4A25"/>
    <w:rsid w:val="00834612"/>
    <w:rsid w:val="00875129"/>
    <w:rsid w:val="008977A3"/>
    <w:rsid w:val="008A6891"/>
    <w:rsid w:val="008B5460"/>
    <w:rsid w:val="008C2E89"/>
    <w:rsid w:val="008D541D"/>
    <w:rsid w:val="008E03C1"/>
    <w:rsid w:val="008E1923"/>
    <w:rsid w:val="008E3C87"/>
    <w:rsid w:val="008F42FA"/>
    <w:rsid w:val="008F7EB5"/>
    <w:rsid w:val="00911F33"/>
    <w:rsid w:val="00940DCA"/>
    <w:rsid w:val="00946124"/>
    <w:rsid w:val="00955386"/>
    <w:rsid w:val="00981A19"/>
    <w:rsid w:val="009964E9"/>
    <w:rsid w:val="00997EEB"/>
    <w:rsid w:val="009B7499"/>
    <w:rsid w:val="009D776C"/>
    <w:rsid w:val="009E2558"/>
    <w:rsid w:val="009E31B4"/>
    <w:rsid w:val="00A0739B"/>
    <w:rsid w:val="00A256AA"/>
    <w:rsid w:val="00A32DED"/>
    <w:rsid w:val="00A657E2"/>
    <w:rsid w:val="00A664D2"/>
    <w:rsid w:val="00A75521"/>
    <w:rsid w:val="00A80552"/>
    <w:rsid w:val="00A87135"/>
    <w:rsid w:val="00A90B95"/>
    <w:rsid w:val="00A93351"/>
    <w:rsid w:val="00AB27C2"/>
    <w:rsid w:val="00AD7074"/>
    <w:rsid w:val="00AF0602"/>
    <w:rsid w:val="00B074FC"/>
    <w:rsid w:val="00B34EF0"/>
    <w:rsid w:val="00B57909"/>
    <w:rsid w:val="00B607DC"/>
    <w:rsid w:val="00B6259A"/>
    <w:rsid w:val="00B83846"/>
    <w:rsid w:val="00BC094E"/>
    <w:rsid w:val="00BC4424"/>
    <w:rsid w:val="00BD304D"/>
    <w:rsid w:val="00BD71BE"/>
    <w:rsid w:val="00BE74B7"/>
    <w:rsid w:val="00C02A57"/>
    <w:rsid w:val="00C04FDE"/>
    <w:rsid w:val="00C10CF9"/>
    <w:rsid w:val="00C17BE4"/>
    <w:rsid w:val="00C21EFB"/>
    <w:rsid w:val="00C26EA0"/>
    <w:rsid w:val="00C55581"/>
    <w:rsid w:val="00C55D97"/>
    <w:rsid w:val="00C570FD"/>
    <w:rsid w:val="00C90A78"/>
    <w:rsid w:val="00C97C54"/>
    <w:rsid w:val="00CA3A1D"/>
    <w:rsid w:val="00CA4EE2"/>
    <w:rsid w:val="00CC48C3"/>
    <w:rsid w:val="00CD5641"/>
    <w:rsid w:val="00CF26EA"/>
    <w:rsid w:val="00CF5D9E"/>
    <w:rsid w:val="00D0338C"/>
    <w:rsid w:val="00D1136C"/>
    <w:rsid w:val="00D22BE0"/>
    <w:rsid w:val="00D345E8"/>
    <w:rsid w:val="00D47C57"/>
    <w:rsid w:val="00D6032E"/>
    <w:rsid w:val="00D605A8"/>
    <w:rsid w:val="00D644D9"/>
    <w:rsid w:val="00D7270A"/>
    <w:rsid w:val="00E358A4"/>
    <w:rsid w:val="00E519EF"/>
    <w:rsid w:val="00E66BD8"/>
    <w:rsid w:val="00E807D4"/>
    <w:rsid w:val="00E91289"/>
    <w:rsid w:val="00EC0B42"/>
    <w:rsid w:val="00EE71CA"/>
    <w:rsid w:val="00F041FB"/>
    <w:rsid w:val="00F06649"/>
    <w:rsid w:val="00F370F6"/>
    <w:rsid w:val="00F8504A"/>
    <w:rsid w:val="00F9451A"/>
    <w:rsid w:val="00FE410F"/>
    <w:rsid w:val="00FF1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304D"/>
  </w:style>
  <w:style w:type="paragraph" w:styleId="Heading1">
    <w:name w:val="heading 1"/>
    <w:basedOn w:val="Normal"/>
    <w:next w:val="Normal"/>
    <w:link w:val="Heading1Char"/>
    <w:uiPriority w:val="9"/>
    <w:qFormat/>
    <w:rsid w:val="00BD304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D30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D304D"/>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D304D"/>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BD304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D304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D304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D304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304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304D"/>
    <w:rPr>
      <w:caps/>
      <w:spacing w:val="15"/>
      <w:shd w:val="clear" w:color="auto" w:fill="DBE5F1" w:themeFill="accent1" w:themeFillTint="33"/>
    </w:rPr>
  </w:style>
  <w:style w:type="character" w:customStyle="1" w:styleId="Heading3Char">
    <w:name w:val="Heading 3 Char"/>
    <w:basedOn w:val="DefaultParagraphFont"/>
    <w:link w:val="Heading3"/>
    <w:uiPriority w:val="9"/>
    <w:rsid w:val="00BD304D"/>
    <w:rPr>
      <w:caps/>
      <w:color w:val="243F60" w:themeColor="accent1" w:themeShade="7F"/>
      <w:spacing w:val="15"/>
    </w:rPr>
  </w:style>
  <w:style w:type="paragraph" w:styleId="NormalWeb">
    <w:name w:val="Normal (Web)"/>
    <w:basedOn w:val="Normal"/>
    <w:uiPriority w:val="99"/>
    <w:semiHidden/>
    <w:unhideWhenUsed/>
    <w:rsid w:val="001F5E5B"/>
    <w:pPr>
      <w:spacing w:beforeAutospacing="1" w:after="100" w:afterAutospacing="1" w:line="240" w:lineRule="auto"/>
    </w:pPr>
    <w:rPr>
      <w:rFonts w:eastAsia="Times New Roman"/>
      <w:szCs w:val="24"/>
    </w:rPr>
  </w:style>
  <w:style w:type="character" w:styleId="Emphasis">
    <w:name w:val="Emphasis"/>
    <w:uiPriority w:val="20"/>
    <w:qFormat/>
    <w:rsid w:val="00BD304D"/>
    <w:rPr>
      <w:caps/>
      <w:color w:val="243F60" w:themeColor="accent1" w:themeShade="7F"/>
      <w:spacing w:val="5"/>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BD304D"/>
    <w:rPr>
      <w:caps/>
      <w:color w:val="FFFFFF" w:themeColor="background1"/>
      <w:spacing w:val="15"/>
      <w:sz w:val="22"/>
      <w:szCs w:val="22"/>
      <w:shd w:val="clear" w:color="auto" w:fill="4F81BD" w:themeFill="accent1"/>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BD304D"/>
    <w:pPr>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BD304D"/>
    <w:rPr>
      <w:b/>
      <w:bCs/>
      <w:color w:val="365F91" w:themeColor="accent1" w:themeShade="BF"/>
      <w:sz w:val="16"/>
      <w:szCs w:val="16"/>
    </w:rPr>
  </w:style>
  <w:style w:type="character" w:customStyle="1" w:styleId="st">
    <w:name w:val="st"/>
    <w:basedOn w:val="DefaultParagraphFont"/>
    <w:rsid w:val="00946124"/>
  </w:style>
  <w:style w:type="character" w:customStyle="1" w:styleId="Heading4Char">
    <w:name w:val="Heading 4 Char"/>
    <w:basedOn w:val="DefaultParagraphFont"/>
    <w:link w:val="Heading4"/>
    <w:uiPriority w:val="9"/>
    <w:rsid w:val="00BD304D"/>
    <w:rPr>
      <w:caps/>
      <w:color w:val="365F91" w:themeColor="accent1" w:themeShade="BF"/>
      <w:spacing w:val="10"/>
    </w:rPr>
  </w:style>
  <w:style w:type="character" w:customStyle="1" w:styleId="Heading5Char">
    <w:name w:val="Heading 5 Char"/>
    <w:basedOn w:val="DefaultParagraphFont"/>
    <w:link w:val="Heading5"/>
    <w:uiPriority w:val="9"/>
    <w:semiHidden/>
    <w:rsid w:val="00BD304D"/>
    <w:rPr>
      <w:caps/>
      <w:color w:val="365F91" w:themeColor="accent1" w:themeShade="BF"/>
      <w:spacing w:val="10"/>
    </w:rPr>
  </w:style>
  <w:style w:type="character" w:customStyle="1" w:styleId="Heading6Char">
    <w:name w:val="Heading 6 Char"/>
    <w:basedOn w:val="DefaultParagraphFont"/>
    <w:link w:val="Heading6"/>
    <w:uiPriority w:val="9"/>
    <w:semiHidden/>
    <w:rsid w:val="00BD304D"/>
    <w:rPr>
      <w:caps/>
      <w:color w:val="365F91" w:themeColor="accent1" w:themeShade="BF"/>
      <w:spacing w:val="10"/>
    </w:rPr>
  </w:style>
  <w:style w:type="character" w:customStyle="1" w:styleId="Heading7Char">
    <w:name w:val="Heading 7 Char"/>
    <w:basedOn w:val="DefaultParagraphFont"/>
    <w:link w:val="Heading7"/>
    <w:uiPriority w:val="9"/>
    <w:semiHidden/>
    <w:rsid w:val="00BD304D"/>
    <w:rPr>
      <w:caps/>
      <w:color w:val="365F91" w:themeColor="accent1" w:themeShade="BF"/>
      <w:spacing w:val="10"/>
    </w:rPr>
  </w:style>
  <w:style w:type="character" w:customStyle="1" w:styleId="Heading8Char">
    <w:name w:val="Heading 8 Char"/>
    <w:basedOn w:val="DefaultParagraphFont"/>
    <w:link w:val="Heading8"/>
    <w:uiPriority w:val="9"/>
    <w:semiHidden/>
    <w:rsid w:val="00BD304D"/>
    <w:rPr>
      <w:caps/>
      <w:spacing w:val="10"/>
      <w:sz w:val="18"/>
      <w:szCs w:val="18"/>
    </w:rPr>
  </w:style>
  <w:style w:type="character" w:customStyle="1" w:styleId="Heading9Char">
    <w:name w:val="Heading 9 Char"/>
    <w:basedOn w:val="DefaultParagraphFont"/>
    <w:link w:val="Heading9"/>
    <w:uiPriority w:val="9"/>
    <w:semiHidden/>
    <w:rsid w:val="00BD304D"/>
    <w:rPr>
      <w:i/>
      <w:iCs/>
      <w:caps/>
      <w:spacing w:val="10"/>
      <w:sz w:val="18"/>
      <w:szCs w:val="18"/>
    </w:rPr>
  </w:style>
  <w:style w:type="paragraph" w:styleId="Title">
    <w:name w:val="Title"/>
    <w:basedOn w:val="Normal"/>
    <w:next w:val="Normal"/>
    <w:link w:val="TitleChar"/>
    <w:uiPriority w:val="10"/>
    <w:qFormat/>
    <w:rsid w:val="00BD304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D304D"/>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BD304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D304D"/>
    <w:rPr>
      <w:caps/>
      <w:color w:val="595959" w:themeColor="text1" w:themeTint="A6"/>
      <w:spacing w:val="10"/>
      <w:sz w:val="21"/>
      <w:szCs w:val="21"/>
    </w:rPr>
  </w:style>
  <w:style w:type="character" w:styleId="Strong">
    <w:name w:val="Strong"/>
    <w:uiPriority w:val="22"/>
    <w:qFormat/>
    <w:rsid w:val="00BD304D"/>
    <w:rPr>
      <w:b/>
      <w:bCs/>
    </w:rPr>
  </w:style>
  <w:style w:type="paragraph" w:styleId="NoSpacing">
    <w:name w:val="No Spacing"/>
    <w:uiPriority w:val="1"/>
    <w:qFormat/>
    <w:rsid w:val="00BD304D"/>
    <w:pPr>
      <w:spacing w:after="0" w:line="240" w:lineRule="auto"/>
    </w:pPr>
  </w:style>
  <w:style w:type="paragraph" w:styleId="Quote">
    <w:name w:val="Quote"/>
    <w:basedOn w:val="Normal"/>
    <w:next w:val="Normal"/>
    <w:link w:val="QuoteChar"/>
    <w:uiPriority w:val="29"/>
    <w:qFormat/>
    <w:rsid w:val="00BD304D"/>
    <w:rPr>
      <w:i/>
      <w:iCs/>
      <w:sz w:val="24"/>
      <w:szCs w:val="24"/>
    </w:rPr>
  </w:style>
  <w:style w:type="character" w:customStyle="1" w:styleId="QuoteChar">
    <w:name w:val="Quote Char"/>
    <w:basedOn w:val="DefaultParagraphFont"/>
    <w:link w:val="Quote"/>
    <w:uiPriority w:val="29"/>
    <w:rsid w:val="00BD304D"/>
    <w:rPr>
      <w:i/>
      <w:iCs/>
      <w:sz w:val="24"/>
      <w:szCs w:val="24"/>
    </w:rPr>
  </w:style>
  <w:style w:type="paragraph" w:styleId="IntenseQuote">
    <w:name w:val="Intense Quote"/>
    <w:basedOn w:val="Normal"/>
    <w:next w:val="Normal"/>
    <w:link w:val="IntenseQuoteChar"/>
    <w:uiPriority w:val="30"/>
    <w:qFormat/>
    <w:rsid w:val="00BD304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D304D"/>
    <w:rPr>
      <w:color w:val="4F81BD" w:themeColor="accent1"/>
      <w:sz w:val="24"/>
      <w:szCs w:val="24"/>
    </w:rPr>
  </w:style>
  <w:style w:type="character" w:styleId="SubtleEmphasis">
    <w:name w:val="Subtle Emphasis"/>
    <w:uiPriority w:val="19"/>
    <w:qFormat/>
    <w:rsid w:val="00BD304D"/>
    <w:rPr>
      <w:i/>
      <w:iCs/>
      <w:color w:val="243F60" w:themeColor="accent1" w:themeShade="7F"/>
    </w:rPr>
  </w:style>
  <w:style w:type="character" w:styleId="IntenseEmphasis">
    <w:name w:val="Intense Emphasis"/>
    <w:uiPriority w:val="21"/>
    <w:qFormat/>
    <w:rsid w:val="00BD304D"/>
    <w:rPr>
      <w:b/>
      <w:bCs/>
      <w:caps/>
      <w:color w:val="243F60" w:themeColor="accent1" w:themeShade="7F"/>
      <w:spacing w:val="10"/>
    </w:rPr>
  </w:style>
  <w:style w:type="character" w:styleId="SubtleReference">
    <w:name w:val="Subtle Reference"/>
    <w:uiPriority w:val="31"/>
    <w:qFormat/>
    <w:rsid w:val="00BD304D"/>
    <w:rPr>
      <w:b/>
      <w:bCs/>
      <w:color w:val="4F81BD" w:themeColor="accent1"/>
    </w:rPr>
  </w:style>
  <w:style w:type="character" w:styleId="IntenseReference">
    <w:name w:val="Intense Reference"/>
    <w:uiPriority w:val="32"/>
    <w:qFormat/>
    <w:rsid w:val="00BD304D"/>
    <w:rPr>
      <w:b/>
      <w:bCs/>
      <w:i/>
      <w:iCs/>
      <w:caps/>
      <w:color w:val="4F81BD" w:themeColor="accent1"/>
    </w:rPr>
  </w:style>
  <w:style w:type="character" w:styleId="BookTitle">
    <w:name w:val="Book Title"/>
    <w:uiPriority w:val="33"/>
    <w:qFormat/>
    <w:rsid w:val="00BD304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spiroganas@gmail.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B41A7-1026-4477-828F-223276239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22</Pages>
  <Words>2882</Words>
  <Characters>16432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Jamie Richgels</cp:lastModifiedBy>
  <cp:revision>69</cp:revision>
  <cp:lastPrinted>2016-04-27T16:04:00Z</cp:lastPrinted>
  <dcterms:created xsi:type="dcterms:W3CDTF">2016-05-25T01:29:00Z</dcterms:created>
  <dcterms:modified xsi:type="dcterms:W3CDTF">2016-05-27T03:24:00Z</dcterms:modified>
</cp:coreProperties>
</file>