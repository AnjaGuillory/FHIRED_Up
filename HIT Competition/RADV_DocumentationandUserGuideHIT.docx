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Richgels </w:t>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6AE0320E" w14:textId="77908BDE" w:rsidR="003E023B"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r w:rsidR="006039A5">
        <w:rPr>
          <w:noProof/>
        </w:rPr>
        <w:fldChar w:fldCharType="begin"/>
      </w:r>
      <w:r w:rsidR="006039A5">
        <w:rPr>
          <w:noProof/>
        </w:rPr>
        <w:instrText xml:space="preserve"> HYPERLINK \l "_Toc451889061" </w:instrText>
      </w:r>
      <w:ins w:id="0" w:author="Jamie Richgels" w:date="2016-05-24T22:43:00Z">
        <w:r w:rsidR="0065139D">
          <w:rPr>
            <w:noProof/>
          </w:rPr>
        </w:r>
      </w:ins>
      <w:r w:rsidR="006039A5">
        <w:rPr>
          <w:noProof/>
        </w:rPr>
        <w:fldChar w:fldCharType="separate"/>
      </w:r>
      <w:r w:rsidR="003E023B" w:rsidRPr="007A00B6">
        <w:rPr>
          <w:rStyle w:val="Hyperlink"/>
          <w:rFonts w:eastAsia="Times New Roman"/>
          <w:b/>
          <w:noProof/>
        </w:rPr>
        <w:t>Statement of Goals</w:t>
      </w:r>
      <w:r w:rsidR="003E023B">
        <w:rPr>
          <w:noProof/>
          <w:webHidden/>
        </w:rPr>
        <w:tab/>
      </w:r>
      <w:r w:rsidR="003E023B">
        <w:rPr>
          <w:noProof/>
          <w:webHidden/>
        </w:rPr>
        <w:fldChar w:fldCharType="begin"/>
      </w:r>
      <w:r w:rsidR="003E023B">
        <w:rPr>
          <w:noProof/>
          <w:webHidden/>
        </w:rPr>
        <w:instrText xml:space="preserve"> PAGEREF _Toc451889061 \h </w:instrText>
      </w:r>
      <w:r w:rsidR="003E023B">
        <w:rPr>
          <w:noProof/>
          <w:webHidden/>
        </w:rPr>
      </w:r>
      <w:r w:rsidR="003E023B">
        <w:rPr>
          <w:noProof/>
          <w:webHidden/>
        </w:rPr>
        <w:fldChar w:fldCharType="separate"/>
      </w:r>
      <w:r w:rsidR="003E3B8C">
        <w:rPr>
          <w:noProof/>
          <w:webHidden/>
        </w:rPr>
        <w:t>1</w:t>
      </w:r>
      <w:r w:rsidR="003E023B">
        <w:rPr>
          <w:noProof/>
          <w:webHidden/>
        </w:rPr>
        <w:fldChar w:fldCharType="end"/>
      </w:r>
      <w:r w:rsidR="006039A5">
        <w:rPr>
          <w:noProof/>
        </w:rPr>
        <w:fldChar w:fldCharType="end"/>
      </w:r>
    </w:p>
    <w:p w14:paraId="35ED25D8" w14:textId="254F85CD"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"_Toc451889062" </w:instrText>
      </w:r>
      <w:ins w:id="1" w:author="Jamie Richgels" w:date="2016-05-24T22:43:00Z">
        <w:r w:rsidR="0065139D">
          <w:rPr>
            <w:noProof/>
          </w:rPr>
        </w:r>
      </w:ins>
      <w:r>
        <w:rPr>
          <w:noProof/>
        </w:rPr>
        <w:fldChar w:fldCharType="separate"/>
      </w:r>
      <w:r w:rsidR="003E023B" w:rsidRPr="007A00B6">
        <w:rPr>
          <w:rStyle w:val="Hyperlink"/>
          <w:rFonts w:eastAsia="Times New Roman"/>
          <w:b/>
          <w:noProof/>
        </w:rPr>
        <w:t>Background Information</w:t>
      </w:r>
      <w:r w:rsidR="003E023B">
        <w:rPr>
          <w:noProof/>
          <w:webHidden/>
        </w:rPr>
        <w:tab/>
      </w:r>
      <w:r w:rsidR="003E023B">
        <w:rPr>
          <w:noProof/>
          <w:webHidden/>
        </w:rPr>
        <w:fldChar w:fldCharType="begin"/>
      </w:r>
      <w:r w:rsidR="003E023B">
        <w:rPr>
          <w:noProof/>
          <w:webHidden/>
        </w:rPr>
        <w:instrText xml:space="preserve"> PAGEREF _Toc451889062 \h </w:instrText>
      </w:r>
      <w:r w:rsidR="003E023B">
        <w:rPr>
          <w:noProof/>
          <w:webHidden/>
        </w:rPr>
      </w:r>
      <w:r w:rsidR="003E023B">
        <w:rPr>
          <w:noProof/>
          <w:webHidden/>
        </w:rPr>
        <w:fldChar w:fldCharType="separate"/>
      </w:r>
      <w:r w:rsidR="003E3B8C">
        <w:rPr>
          <w:noProof/>
          <w:webHidden/>
        </w:rPr>
        <w:t>1</w:t>
      </w:r>
      <w:r w:rsidR="003E023B">
        <w:rPr>
          <w:noProof/>
          <w:webHidden/>
        </w:rPr>
        <w:fldChar w:fldCharType="end"/>
      </w:r>
      <w:r>
        <w:rPr>
          <w:noProof/>
        </w:rPr>
        <w:fldChar w:fldCharType="end"/>
      </w:r>
    </w:p>
    <w:p w14:paraId="65D19287" w14:textId="74A54262"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"_Toc451889063" </w:instrText>
      </w:r>
      <w:ins w:id="2" w:author="Jamie Richgels" w:date="2016-05-24T22:43:00Z">
        <w:r w:rsidR="0065139D">
          <w:rPr>
            <w:noProof/>
          </w:rPr>
        </w:r>
      </w:ins>
      <w:r>
        <w:rPr>
          <w:noProof/>
        </w:rPr>
        <w:fldChar w:fldCharType="separate"/>
      </w:r>
      <w:r w:rsidR="003E023B" w:rsidRPr="007A00B6">
        <w:rPr>
          <w:rStyle w:val="Hyperlink"/>
          <w:rFonts w:eastAsia="Times New Roman"/>
          <w:b/>
          <w:noProof/>
        </w:rPr>
        <w:t>Functional Description</w:t>
      </w:r>
      <w:r w:rsidR="003E023B">
        <w:rPr>
          <w:noProof/>
          <w:webHidden/>
        </w:rPr>
        <w:tab/>
      </w:r>
      <w:r w:rsidR="003E023B">
        <w:rPr>
          <w:noProof/>
          <w:webHidden/>
        </w:rPr>
        <w:fldChar w:fldCharType="begin"/>
      </w:r>
      <w:r w:rsidR="003E023B">
        <w:rPr>
          <w:noProof/>
          <w:webHidden/>
        </w:rPr>
        <w:instrText xml:space="preserve"> PAGEREF _Toc451889063 \h </w:instrText>
      </w:r>
      <w:r w:rsidR="003E023B">
        <w:rPr>
          <w:noProof/>
          <w:webHidden/>
        </w:rPr>
      </w:r>
      <w:r w:rsidR="003E023B">
        <w:rPr>
          <w:noProof/>
          <w:webHidden/>
        </w:rPr>
        <w:fldChar w:fldCharType="separate"/>
      </w:r>
      <w:r w:rsidR="003E3B8C">
        <w:rPr>
          <w:noProof/>
          <w:webHidden/>
        </w:rPr>
        <w:t>2</w:t>
      </w:r>
      <w:r w:rsidR="003E023B">
        <w:rPr>
          <w:noProof/>
          <w:webHidden/>
        </w:rPr>
        <w:fldChar w:fldCharType="end"/>
      </w:r>
      <w:r>
        <w:rPr>
          <w:noProof/>
        </w:rPr>
        <w:fldChar w:fldCharType="end"/>
      </w:r>
    </w:p>
    <w:p w14:paraId="33EF34B0" w14:textId="55128ABD"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"_Toc451889064" </w:instrText>
      </w:r>
      <w:ins w:id="3" w:author="Jamie Richgels" w:date="2016-05-24T22:43:00Z">
        <w:r w:rsidR="0065139D">
          <w:rPr>
            <w:noProof/>
          </w:rPr>
        </w:r>
      </w:ins>
      <w:r>
        <w:rPr>
          <w:noProof/>
        </w:rPr>
        <w:fldChar w:fldCharType="separate"/>
      </w:r>
      <w:r w:rsidR="003E023B" w:rsidRPr="007A00B6">
        <w:rPr>
          <w:rStyle w:val="Hyperlink"/>
          <w:rFonts w:eastAsia="Times New Roman"/>
          <w:b/>
          <w:noProof/>
        </w:rPr>
        <w:t>Future of the Application</w:t>
      </w:r>
      <w:r w:rsidR="003E023B">
        <w:rPr>
          <w:noProof/>
          <w:webHidden/>
        </w:rPr>
        <w:tab/>
      </w:r>
      <w:r w:rsidR="003E023B">
        <w:rPr>
          <w:noProof/>
          <w:webHidden/>
        </w:rPr>
        <w:fldChar w:fldCharType="begin"/>
      </w:r>
      <w:r w:rsidR="003E023B">
        <w:rPr>
          <w:noProof/>
          <w:webHidden/>
        </w:rPr>
        <w:instrText xml:space="preserve"> PAGEREF _Toc451889064 \h </w:instrText>
      </w:r>
      <w:r w:rsidR="003E023B">
        <w:rPr>
          <w:noProof/>
          <w:webHidden/>
        </w:rPr>
      </w:r>
      <w:r w:rsidR="003E023B">
        <w:rPr>
          <w:noProof/>
          <w:webHidden/>
        </w:rPr>
        <w:fldChar w:fldCharType="separate"/>
      </w:r>
      <w:r w:rsidR="003E3B8C">
        <w:rPr>
          <w:noProof/>
          <w:webHidden/>
        </w:rPr>
        <w:t>2</w:t>
      </w:r>
      <w:r w:rsidR="003E023B">
        <w:rPr>
          <w:noProof/>
          <w:webHidden/>
        </w:rPr>
        <w:fldChar w:fldCharType="end"/>
      </w:r>
      <w:r>
        <w:rPr>
          <w:noProof/>
        </w:rPr>
        <w:fldChar w:fldCharType="end"/>
      </w:r>
    </w:p>
    <w:p w14:paraId="7AC51023" w14:textId="04F32316"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"_Toc451889065" </w:instrText>
      </w:r>
      <w:ins w:id="4" w:author="Jamie Richgels" w:date="2016-05-24T22:43:00Z">
        <w:r w:rsidR="0065139D">
          <w:rPr>
            <w:noProof/>
          </w:rPr>
        </w:r>
      </w:ins>
      <w:r>
        <w:rPr>
          <w:noProof/>
        </w:rPr>
        <w:fldChar w:fldCharType="separate"/>
      </w:r>
      <w:r w:rsidR="003E023B" w:rsidRPr="007A00B6">
        <w:rPr>
          <w:rStyle w:val="Hyperlink"/>
          <w:rFonts w:eastAsia="Times New Roman"/>
          <w:b/>
          <w:noProof/>
        </w:rPr>
        <w:t>System Architecture</w:t>
      </w:r>
      <w:r w:rsidR="003E023B">
        <w:rPr>
          <w:noProof/>
          <w:webHidden/>
        </w:rPr>
        <w:tab/>
      </w:r>
      <w:r w:rsidR="003E023B">
        <w:rPr>
          <w:noProof/>
          <w:webHidden/>
        </w:rPr>
        <w:fldChar w:fldCharType="begin"/>
      </w:r>
      <w:r w:rsidR="003E023B">
        <w:rPr>
          <w:noProof/>
          <w:webHidden/>
        </w:rPr>
        <w:instrText xml:space="preserve"> PAGEREF _Toc451889065 \h </w:instrText>
      </w:r>
      <w:r w:rsidR="003E023B">
        <w:rPr>
          <w:noProof/>
          <w:webHidden/>
        </w:rPr>
      </w:r>
      <w:r w:rsidR="003E023B">
        <w:rPr>
          <w:noProof/>
          <w:webHidden/>
        </w:rPr>
        <w:fldChar w:fldCharType="separate"/>
      </w:r>
      <w:r w:rsidR="003E3B8C">
        <w:rPr>
          <w:noProof/>
          <w:webHidden/>
        </w:rPr>
        <w:t>3</w:t>
      </w:r>
      <w:r w:rsidR="003E023B">
        <w:rPr>
          <w:noProof/>
          <w:webHidden/>
        </w:rPr>
        <w:fldChar w:fldCharType="end"/>
      </w:r>
      <w:r>
        <w:rPr>
          <w:noProof/>
        </w:rPr>
        <w:fldChar w:fldCharType="end"/>
      </w:r>
    </w:p>
    <w:p w14:paraId="75090480" w14:textId="7E724216"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"_Toc451889066" </w:instrText>
      </w:r>
      <w:ins w:id="5" w:author="Jamie Richgels" w:date="2016-05-24T22:43:00Z">
        <w:r w:rsidR="0065139D">
          <w:rPr>
            <w:noProof/>
          </w:rPr>
        </w:r>
      </w:ins>
      <w:r>
        <w:rPr>
          <w:noProof/>
        </w:rPr>
        <w:fldChar w:fldCharType="separate"/>
      </w:r>
      <w:r w:rsidR="003E023B" w:rsidRPr="007A00B6">
        <w:rPr>
          <w:rStyle w:val="Hyperlink"/>
          <w:rFonts w:eastAsia="Times New Roman"/>
          <w:b/>
          <w:noProof/>
        </w:rPr>
        <w:t>System Requirements</w:t>
      </w:r>
      <w:r w:rsidR="003E023B">
        <w:rPr>
          <w:noProof/>
          <w:webHidden/>
        </w:rPr>
        <w:tab/>
      </w:r>
      <w:r w:rsidR="003E023B">
        <w:rPr>
          <w:noProof/>
          <w:webHidden/>
        </w:rPr>
        <w:fldChar w:fldCharType="begin"/>
      </w:r>
      <w:r w:rsidR="003E023B">
        <w:rPr>
          <w:noProof/>
          <w:webHidden/>
        </w:rPr>
        <w:instrText xml:space="preserve"> PAGEREF _Toc451889066 \h </w:instrText>
      </w:r>
      <w:r w:rsidR="003E023B">
        <w:rPr>
          <w:noProof/>
          <w:webHidden/>
        </w:rPr>
      </w:r>
      <w:r w:rsidR="003E023B">
        <w:rPr>
          <w:noProof/>
          <w:webHidden/>
        </w:rPr>
        <w:fldChar w:fldCharType="separate"/>
      </w:r>
      <w:r w:rsidR="003E3B8C">
        <w:rPr>
          <w:noProof/>
          <w:webHidden/>
        </w:rPr>
        <w:t>3</w:t>
      </w:r>
      <w:r w:rsidR="003E023B">
        <w:rPr>
          <w:noProof/>
          <w:webHidden/>
        </w:rPr>
        <w:fldChar w:fldCharType="end"/>
      </w:r>
      <w:r>
        <w:rPr>
          <w:noProof/>
        </w:rPr>
        <w:fldChar w:fldCharType="end"/>
      </w:r>
    </w:p>
    <w:p w14:paraId="75FE9104" w14:textId="7C87F4D4"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"_Toc451889067" </w:instrText>
      </w:r>
      <w:ins w:id="6" w:author="Jamie Richgels" w:date="2016-05-24T22:43:00Z">
        <w:r w:rsidR="0065139D">
          <w:rPr>
            <w:noProof/>
          </w:rPr>
        </w:r>
      </w:ins>
      <w:r>
        <w:rPr>
          <w:noProof/>
        </w:rPr>
        <w:fldChar w:fldCharType="separate"/>
      </w:r>
      <w:r w:rsidR="003E023B" w:rsidRPr="007A00B6">
        <w:rPr>
          <w:rStyle w:val="Hyperlink"/>
          <w:rFonts w:eastAsia="Times New Roman"/>
          <w:b/>
          <w:noProof/>
        </w:rPr>
        <w:t>User Interface</w:t>
      </w:r>
      <w:r w:rsidR="003E023B">
        <w:rPr>
          <w:noProof/>
          <w:webHidden/>
        </w:rPr>
        <w:tab/>
      </w:r>
      <w:r w:rsidR="003E023B">
        <w:rPr>
          <w:noProof/>
          <w:webHidden/>
        </w:rPr>
        <w:fldChar w:fldCharType="begin"/>
      </w:r>
      <w:r w:rsidR="003E023B">
        <w:rPr>
          <w:noProof/>
          <w:webHidden/>
        </w:rPr>
        <w:instrText xml:space="preserve"> PAGEREF _Toc451889067 \h </w:instrText>
      </w:r>
      <w:r w:rsidR="003E023B">
        <w:rPr>
          <w:noProof/>
          <w:webHidden/>
        </w:rPr>
      </w:r>
      <w:r w:rsidR="003E023B">
        <w:rPr>
          <w:noProof/>
          <w:webHidden/>
        </w:rPr>
        <w:fldChar w:fldCharType="separate"/>
      </w:r>
      <w:r w:rsidR="003E3B8C">
        <w:rPr>
          <w:noProof/>
          <w:webHidden/>
        </w:rPr>
        <w:t>4</w:t>
      </w:r>
      <w:r w:rsidR="003E023B">
        <w:rPr>
          <w:noProof/>
          <w:webHidden/>
        </w:rPr>
        <w:fldChar w:fldCharType="end"/>
      </w:r>
      <w:r>
        <w:rPr>
          <w:noProof/>
        </w:rPr>
        <w:fldChar w:fldCharType="end"/>
      </w:r>
    </w:p>
    <w:p w14:paraId="420E43A9" w14:textId="771AA8A8"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w:instrText>
      </w:r>
      <w:r>
        <w:rPr>
          <w:noProof/>
        </w:rPr>
        <w:instrText xml:space="preserve">RLINK \l "_Toc451889068" </w:instrText>
      </w:r>
      <w:ins w:id="7" w:author="Jamie Richgels" w:date="2016-05-24T22:43:00Z">
        <w:r w:rsidR="0065139D">
          <w:rPr>
            <w:noProof/>
          </w:rPr>
        </w:r>
      </w:ins>
      <w:r>
        <w:rPr>
          <w:noProof/>
        </w:rPr>
        <w:fldChar w:fldCharType="separate"/>
      </w:r>
      <w:r w:rsidR="003E023B" w:rsidRPr="007A00B6">
        <w:rPr>
          <w:rStyle w:val="Hyperlink"/>
          <w:rFonts w:eastAsia="Times New Roman"/>
          <w:b/>
          <w:noProof/>
        </w:rPr>
        <w:t>Acronyms &amp; Abbreviations</w:t>
      </w:r>
      <w:r w:rsidR="003E023B">
        <w:rPr>
          <w:noProof/>
          <w:webHidden/>
        </w:rPr>
        <w:tab/>
      </w:r>
      <w:r w:rsidR="003E023B">
        <w:rPr>
          <w:noProof/>
          <w:webHidden/>
        </w:rPr>
        <w:fldChar w:fldCharType="begin"/>
      </w:r>
      <w:r w:rsidR="003E023B">
        <w:rPr>
          <w:noProof/>
          <w:webHidden/>
        </w:rPr>
        <w:instrText xml:space="preserve"> PAGEREF _Toc451889068 \h </w:instrText>
      </w:r>
      <w:r w:rsidR="003E023B">
        <w:rPr>
          <w:noProof/>
          <w:webHidden/>
        </w:rPr>
      </w:r>
      <w:r w:rsidR="003E023B">
        <w:rPr>
          <w:noProof/>
          <w:webHidden/>
        </w:rPr>
        <w:fldChar w:fldCharType="separate"/>
      </w:r>
      <w:r w:rsidR="003E3B8C">
        <w:rPr>
          <w:noProof/>
          <w:webHidden/>
        </w:rPr>
        <w:t>5</w:t>
      </w:r>
      <w:r w:rsidR="003E023B">
        <w:rPr>
          <w:noProof/>
          <w:webHidden/>
        </w:rPr>
        <w:fldChar w:fldCharType="end"/>
      </w:r>
      <w:r>
        <w:rPr>
          <w:noProof/>
        </w:rPr>
        <w:fldChar w:fldCharType="end"/>
      </w:r>
    </w:p>
    <w:p w14:paraId="384671F4" w14:textId="68E3F715"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"_Toc451889069" </w:instrText>
      </w:r>
      <w:ins w:id="8" w:author="Jamie Richgels" w:date="2016-05-24T22:43:00Z">
        <w:r w:rsidR="0065139D">
          <w:rPr>
            <w:noProof/>
          </w:rPr>
        </w:r>
      </w:ins>
      <w:r>
        <w:rPr>
          <w:noProof/>
        </w:rPr>
        <w:fldChar w:fldCharType="separate"/>
      </w:r>
      <w:r w:rsidR="003E023B" w:rsidRPr="007A00B6">
        <w:rPr>
          <w:rStyle w:val="Hyperlink"/>
          <w:b/>
          <w:noProof/>
        </w:rPr>
        <w:t>User Access Levels</w:t>
      </w:r>
      <w:r w:rsidR="003E023B">
        <w:rPr>
          <w:noProof/>
          <w:webHidden/>
        </w:rPr>
        <w:tab/>
      </w:r>
      <w:r w:rsidR="003E023B">
        <w:rPr>
          <w:noProof/>
          <w:webHidden/>
        </w:rPr>
        <w:fldChar w:fldCharType="begin"/>
      </w:r>
      <w:r w:rsidR="003E023B">
        <w:rPr>
          <w:noProof/>
          <w:webHidden/>
        </w:rPr>
        <w:instrText xml:space="preserve"> PAGEREF _Toc451889069 \h </w:instrText>
      </w:r>
      <w:r w:rsidR="003E023B">
        <w:rPr>
          <w:noProof/>
          <w:webHidden/>
        </w:rPr>
      </w:r>
      <w:r w:rsidR="003E023B">
        <w:rPr>
          <w:noProof/>
          <w:webHidden/>
        </w:rPr>
        <w:fldChar w:fldCharType="separate"/>
      </w:r>
      <w:r w:rsidR="003E3B8C">
        <w:rPr>
          <w:noProof/>
          <w:webHidden/>
        </w:rPr>
        <w:t>5</w:t>
      </w:r>
      <w:r w:rsidR="003E023B">
        <w:rPr>
          <w:noProof/>
          <w:webHidden/>
        </w:rPr>
        <w:fldChar w:fldCharType="end"/>
      </w:r>
      <w:r>
        <w:rPr>
          <w:noProof/>
        </w:rPr>
        <w:fldChar w:fldCharType="end"/>
      </w:r>
    </w:p>
    <w:p w14:paraId="018E6307" w14:textId="513E19B0"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"_Toc451889070" </w:instrText>
      </w:r>
      <w:ins w:id="9" w:author="Jamie Richgels" w:date="2016-05-24T22:43:00Z">
        <w:r w:rsidR="0065139D">
          <w:rPr>
            <w:noProof/>
          </w:rPr>
        </w:r>
      </w:ins>
      <w:r>
        <w:rPr>
          <w:noProof/>
        </w:rPr>
        <w:fldChar w:fldCharType="separate"/>
      </w:r>
      <w:r w:rsidR="003E023B" w:rsidRPr="007A00B6">
        <w:rPr>
          <w:rStyle w:val="Hyperlink"/>
          <w:b/>
          <w:noProof/>
        </w:rPr>
        <w:t>Constraints</w:t>
      </w:r>
      <w:r w:rsidR="003E023B">
        <w:rPr>
          <w:noProof/>
          <w:webHidden/>
        </w:rPr>
        <w:tab/>
      </w:r>
      <w:bookmarkStart w:id="10" w:name="_GoBack"/>
      <w:bookmarkEnd w:id="10"/>
      <w:r w:rsidR="003E023B">
        <w:rPr>
          <w:noProof/>
          <w:webHidden/>
        </w:rPr>
        <w:fldChar w:fldCharType="begin"/>
      </w:r>
      <w:r w:rsidR="003E023B">
        <w:rPr>
          <w:noProof/>
          <w:webHidden/>
        </w:rPr>
        <w:instrText xml:space="preserve"> PAGEREF _Toc451889070 \h </w:instrText>
      </w:r>
      <w:r w:rsidR="003E023B">
        <w:rPr>
          <w:noProof/>
          <w:webHidden/>
        </w:rPr>
      </w:r>
      <w:r w:rsidR="003E023B">
        <w:rPr>
          <w:noProof/>
          <w:webHidden/>
        </w:rPr>
        <w:fldChar w:fldCharType="separate"/>
      </w:r>
      <w:r w:rsidR="003E3B8C">
        <w:rPr>
          <w:noProof/>
          <w:webHidden/>
        </w:rPr>
        <w:t>5</w:t>
      </w:r>
      <w:r w:rsidR="003E023B">
        <w:rPr>
          <w:noProof/>
          <w:webHidden/>
        </w:rPr>
        <w:fldChar w:fldCharType="end"/>
      </w:r>
      <w:r>
        <w:rPr>
          <w:noProof/>
        </w:rPr>
        <w:fldChar w:fldCharType="end"/>
      </w:r>
    </w:p>
    <w:p w14:paraId="4E79BEA9" w14:textId="3B96CD13"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"_Toc451889071" </w:instrText>
      </w:r>
      <w:ins w:id="11" w:author="Jamie Richgels" w:date="2016-05-24T22:43:00Z">
        <w:r w:rsidR="0065139D">
          <w:rPr>
            <w:noProof/>
          </w:rPr>
        </w:r>
      </w:ins>
      <w:r>
        <w:rPr>
          <w:noProof/>
        </w:rPr>
        <w:fldChar w:fldCharType="separate"/>
      </w:r>
      <w:r w:rsidR="003E023B" w:rsidRPr="007A00B6">
        <w:rPr>
          <w:rStyle w:val="Hyperlink"/>
          <w:b/>
          <w:noProof/>
        </w:rPr>
        <w:t>GitHub Repository</w:t>
      </w:r>
      <w:r w:rsidR="003E023B">
        <w:rPr>
          <w:noProof/>
          <w:webHidden/>
        </w:rPr>
        <w:tab/>
      </w:r>
      <w:r w:rsidR="003E023B">
        <w:rPr>
          <w:noProof/>
          <w:webHidden/>
        </w:rPr>
        <w:fldChar w:fldCharType="begin"/>
      </w:r>
      <w:r w:rsidR="003E023B">
        <w:rPr>
          <w:noProof/>
          <w:webHidden/>
        </w:rPr>
        <w:instrText xml:space="preserve"> PAGEREF _Toc451889071 \h </w:instrText>
      </w:r>
      <w:r w:rsidR="003E023B">
        <w:rPr>
          <w:noProof/>
          <w:webHidden/>
        </w:rPr>
      </w:r>
      <w:r w:rsidR="003E023B">
        <w:rPr>
          <w:noProof/>
          <w:webHidden/>
        </w:rPr>
        <w:fldChar w:fldCharType="separate"/>
      </w:r>
      <w:r w:rsidR="003E3B8C">
        <w:rPr>
          <w:noProof/>
          <w:webHidden/>
        </w:rPr>
        <w:t>5</w:t>
      </w:r>
      <w:r w:rsidR="003E023B">
        <w:rPr>
          <w:noProof/>
          <w:webHidden/>
        </w:rPr>
        <w:fldChar w:fldCharType="end"/>
      </w:r>
      <w:r>
        <w:rPr>
          <w:noProof/>
        </w:rPr>
        <w:fldChar w:fldCharType="end"/>
      </w:r>
    </w:p>
    <w:p w14:paraId="2F943F4D" w14:textId="2F01AF28"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"_Toc451889072" </w:instrText>
      </w:r>
      <w:ins w:id="12" w:author="Jamie Richgels" w:date="2016-05-24T22:43:00Z">
        <w:r w:rsidR="0065139D">
          <w:rPr>
            <w:noProof/>
          </w:rPr>
        </w:r>
      </w:ins>
      <w:r>
        <w:rPr>
          <w:noProof/>
        </w:rPr>
        <w:fldChar w:fldCharType="separate"/>
      </w:r>
      <w:r w:rsidR="003E023B" w:rsidRPr="007A00B6">
        <w:rPr>
          <w:rStyle w:val="Hyperlink"/>
          <w:b/>
          <w:noProof/>
        </w:rPr>
        <w:t>Using RADV</w:t>
      </w:r>
      <w:r w:rsidR="003E023B">
        <w:rPr>
          <w:noProof/>
          <w:webHidden/>
        </w:rPr>
        <w:tab/>
      </w:r>
      <w:r w:rsidR="003E023B">
        <w:rPr>
          <w:noProof/>
          <w:webHidden/>
        </w:rPr>
        <w:fldChar w:fldCharType="begin"/>
      </w:r>
      <w:r w:rsidR="003E023B">
        <w:rPr>
          <w:noProof/>
          <w:webHidden/>
        </w:rPr>
        <w:instrText xml:space="preserve"> PAGEREF _Toc451889072 \h </w:instrText>
      </w:r>
      <w:r w:rsidR="003E023B">
        <w:rPr>
          <w:noProof/>
          <w:webHidden/>
        </w:rPr>
      </w:r>
      <w:r w:rsidR="003E023B">
        <w:rPr>
          <w:noProof/>
          <w:webHidden/>
        </w:rPr>
        <w:fldChar w:fldCharType="separate"/>
      </w:r>
      <w:r w:rsidR="003E3B8C">
        <w:rPr>
          <w:noProof/>
          <w:webHidden/>
        </w:rPr>
        <w:t>6</w:t>
      </w:r>
      <w:r w:rsidR="003E023B">
        <w:rPr>
          <w:noProof/>
          <w:webHidden/>
        </w:rPr>
        <w:fldChar w:fldCharType="end"/>
      </w:r>
      <w:r>
        <w:rPr>
          <w:noProof/>
        </w:rPr>
        <w:fldChar w:fldCharType="end"/>
      </w:r>
    </w:p>
    <w:p w14:paraId="654D2D1C" w14:textId="527F43B9"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w:instrText>
      </w:r>
      <w:r>
        <w:rPr>
          <w:noProof/>
        </w:rPr>
        <w:instrText xml:space="preserve">451889073" </w:instrText>
      </w:r>
      <w:ins w:id="13" w:author="Jamie Richgels" w:date="2016-05-24T22:43:00Z">
        <w:r w:rsidR="0065139D">
          <w:rPr>
            <w:noProof/>
          </w:rPr>
        </w:r>
      </w:ins>
      <w:r>
        <w:rPr>
          <w:noProof/>
        </w:rPr>
        <w:fldChar w:fldCharType="separate"/>
      </w:r>
      <w:r w:rsidR="003E023B" w:rsidRPr="007A00B6">
        <w:rPr>
          <w:rStyle w:val="Hyperlink"/>
          <w:noProof/>
        </w:rPr>
        <w:t>Login</w:t>
      </w:r>
      <w:r w:rsidR="003E023B">
        <w:rPr>
          <w:noProof/>
          <w:webHidden/>
        </w:rPr>
        <w:tab/>
      </w:r>
      <w:r w:rsidR="003E023B">
        <w:rPr>
          <w:noProof/>
          <w:webHidden/>
        </w:rPr>
        <w:fldChar w:fldCharType="begin"/>
      </w:r>
      <w:r w:rsidR="003E023B">
        <w:rPr>
          <w:noProof/>
          <w:webHidden/>
        </w:rPr>
        <w:instrText xml:space="preserve"> PAGEREF _Toc451889073 \h </w:instrText>
      </w:r>
      <w:r w:rsidR="003E023B">
        <w:rPr>
          <w:noProof/>
          <w:webHidden/>
        </w:rPr>
      </w:r>
      <w:r w:rsidR="003E023B">
        <w:rPr>
          <w:noProof/>
          <w:webHidden/>
        </w:rPr>
        <w:fldChar w:fldCharType="separate"/>
      </w:r>
      <w:r w:rsidR="003E3B8C">
        <w:rPr>
          <w:noProof/>
          <w:webHidden/>
        </w:rPr>
        <w:t>6</w:t>
      </w:r>
      <w:r w:rsidR="003E023B">
        <w:rPr>
          <w:noProof/>
          <w:webHidden/>
        </w:rPr>
        <w:fldChar w:fldCharType="end"/>
      </w:r>
      <w:r>
        <w:rPr>
          <w:noProof/>
        </w:rPr>
        <w:fldChar w:fldCharType="end"/>
      </w:r>
    </w:p>
    <w:p w14:paraId="5CC87797" w14:textId="55DF2717"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"_Toc451889074" </w:instrText>
      </w:r>
      <w:ins w:id="14" w:author="Jamie Richgels" w:date="2016-05-24T22:43:00Z">
        <w:r w:rsidR="0065139D">
          <w:rPr>
            <w:noProof/>
          </w:rPr>
        </w:r>
      </w:ins>
      <w:r>
        <w:rPr>
          <w:noProof/>
        </w:rPr>
        <w:fldChar w:fldCharType="separate"/>
      </w:r>
      <w:r w:rsidR="003E023B" w:rsidRPr="007A00B6">
        <w:rPr>
          <w:rStyle w:val="Hyperlink"/>
          <w:noProof/>
        </w:rPr>
        <w:t>Patient Lookup</w:t>
      </w:r>
      <w:r w:rsidR="003E023B">
        <w:rPr>
          <w:noProof/>
          <w:webHidden/>
        </w:rPr>
        <w:tab/>
      </w:r>
      <w:r w:rsidR="003E023B">
        <w:rPr>
          <w:noProof/>
          <w:webHidden/>
        </w:rPr>
        <w:fldChar w:fldCharType="begin"/>
      </w:r>
      <w:r w:rsidR="003E023B">
        <w:rPr>
          <w:noProof/>
          <w:webHidden/>
        </w:rPr>
        <w:instrText xml:space="preserve"> PAGEREF _Toc451889074 \h </w:instrText>
      </w:r>
      <w:r w:rsidR="003E023B">
        <w:rPr>
          <w:noProof/>
          <w:webHidden/>
        </w:rPr>
      </w:r>
      <w:r w:rsidR="003E023B">
        <w:rPr>
          <w:noProof/>
          <w:webHidden/>
        </w:rPr>
        <w:fldChar w:fldCharType="separate"/>
      </w:r>
      <w:r w:rsidR="003E3B8C">
        <w:rPr>
          <w:noProof/>
          <w:webHidden/>
        </w:rPr>
        <w:t>6</w:t>
      </w:r>
      <w:r w:rsidR="003E023B">
        <w:rPr>
          <w:noProof/>
          <w:webHidden/>
        </w:rPr>
        <w:fldChar w:fldCharType="end"/>
      </w:r>
      <w:r>
        <w:rPr>
          <w:noProof/>
        </w:rPr>
        <w:fldChar w:fldCharType="end"/>
      </w:r>
    </w:p>
    <w:p w14:paraId="11A0D5B1" w14:textId="1BBB01F8"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"_Toc451889075" </w:instrText>
      </w:r>
      <w:ins w:id="15" w:author="Jamie Richgels" w:date="2016-05-24T22:43:00Z">
        <w:r w:rsidR="0065139D">
          <w:rPr>
            <w:noProof/>
          </w:rPr>
        </w:r>
      </w:ins>
      <w:r>
        <w:rPr>
          <w:noProof/>
        </w:rPr>
        <w:fldChar w:fldCharType="separate"/>
      </w:r>
      <w:r w:rsidR="003E023B" w:rsidRPr="007A00B6">
        <w:rPr>
          <w:rStyle w:val="Hyperlink"/>
          <w:noProof/>
        </w:rPr>
        <w:t>Patient Display</w:t>
      </w:r>
      <w:r w:rsidR="003E023B">
        <w:rPr>
          <w:noProof/>
          <w:webHidden/>
        </w:rPr>
        <w:tab/>
      </w:r>
      <w:r w:rsidR="003E023B">
        <w:rPr>
          <w:noProof/>
          <w:webHidden/>
        </w:rPr>
        <w:fldChar w:fldCharType="begin"/>
      </w:r>
      <w:r w:rsidR="003E023B">
        <w:rPr>
          <w:noProof/>
          <w:webHidden/>
        </w:rPr>
        <w:instrText xml:space="preserve"> PAGEREF _Toc451889075 \h </w:instrText>
      </w:r>
      <w:r w:rsidR="003E023B">
        <w:rPr>
          <w:noProof/>
          <w:webHidden/>
        </w:rPr>
      </w:r>
      <w:r w:rsidR="003E023B">
        <w:rPr>
          <w:noProof/>
          <w:webHidden/>
        </w:rPr>
        <w:fldChar w:fldCharType="separate"/>
      </w:r>
      <w:r w:rsidR="003E3B8C">
        <w:rPr>
          <w:noProof/>
          <w:webHidden/>
        </w:rPr>
        <w:t>7</w:t>
      </w:r>
      <w:r w:rsidR="003E023B">
        <w:rPr>
          <w:noProof/>
          <w:webHidden/>
        </w:rPr>
        <w:fldChar w:fldCharType="end"/>
      </w:r>
      <w:r>
        <w:rPr>
          <w:noProof/>
        </w:rPr>
        <w:fldChar w:fldCharType="end"/>
      </w:r>
    </w:p>
    <w:p w14:paraId="6232A81D" w14:textId="6AE17E62"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"_Toc451889076" </w:instrText>
      </w:r>
      <w:ins w:id="16" w:author="Jamie Richgels" w:date="2016-05-24T22:43:00Z">
        <w:r w:rsidR="0065139D">
          <w:rPr>
            <w:noProof/>
          </w:rPr>
        </w:r>
      </w:ins>
      <w:r>
        <w:rPr>
          <w:noProof/>
        </w:rPr>
        <w:fldChar w:fldCharType="separate"/>
      </w:r>
      <w:r w:rsidR="003E023B" w:rsidRPr="007A00B6">
        <w:rPr>
          <w:rStyle w:val="Hyperlink"/>
          <w:noProof/>
        </w:rPr>
        <w:t>Candidate Risk Score Meter</w:t>
      </w:r>
      <w:r w:rsidR="003E023B">
        <w:rPr>
          <w:noProof/>
          <w:webHidden/>
        </w:rPr>
        <w:tab/>
      </w:r>
      <w:r w:rsidR="003E023B">
        <w:rPr>
          <w:noProof/>
          <w:webHidden/>
        </w:rPr>
        <w:fldChar w:fldCharType="begin"/>
      </w:r>
      <w:r w:rsidR="003E023B">
        <w:rPr>
          <w:noProof/>
          <w:webHidden/>
        </w:rPr>
        <w:instrText xml:space="preserve"> PAGEREF _Toc451889076 \h </w:instrText>
      </w:r>
      <w:r w:rsidR="003E023B">
        <w:rPr>
          <w:noProof/>
          <w:webHidden/>
        </w:rPr>
      </w:r>
      <w:r w:rsidR="003E023B">
        <w:rPr>
          <w:noProof/>
          <w:webHidden/>
        </w:rPr>
        <w:fldChar w:fldCharType="separate"/>
      </w:r>
      <w:r w:rsidR="003E3B8C">
        <w:rPr>
          <w:noProof/>
          <w:webHidden/>
        </w:rPr>
        <w:t>9</w:t>
      </w:r>
      <w:r w:rsidR="003E023B">
        <w:rPr>
          <w:noProof/>
          <w:webHidden/>
        </w:rPr>
        <w:fldChar w:fldCharType="end"/>
      </w:r>
      <w:r>
        <w:rPr>
          <w:noProof/>
        </w:rPr>
        <w:fldChar w:fldCharType="end"/>
      </w:r>
    </w:p>
    <w:p w14:paraId="4C683EF2" w14:textId="0A6780F8"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w:instrText>
      </w:r>
      <w:r>
        <w:rPr>
          <w:noProof/>
        </w:rPr>
        <w:instrText xml:space="preserve">HYPERLINK \l "_Toc451889077" </w:instrText>
      </w:r>
      <w:ins w:id="17" w:author="Jamie Richgels" w:date="2016-05-24T22:43:00Z">
        <w:r w:rsidR="0065139D">
          <w:rPr>
            <w:noProof/>
          </w:rPr>
        </w:r>
      </w:ins>
      <w:r>
        <w:rPr>
          <w:noProof/>
        </w:rPr>
        <w:fldChar w:fldCharType="separate"/>
      </w:r>
      <w:r w:rsidR="003E023B" w:rsidRPr="007A00B6">
        <w:rPr>
          <w:rStyle w:val="Hyperlink"/>
          <w:noProof/>
        </w:rPr>
        <w:t>Viewing Current Year HCCs</w:t>
      </w:r>
      <w:r w:rsidR="003E023B">
        <w:rPr>
          <w:noProof/>
          <w:webHidden/>
        </w:rPr>
        <w:tab/>
      </w:r>
      <w:r w:rsidR="003E023B">
        <w:rPr>
          <w:noProof/>
          <w:webHidden/>
        </w:rPr>
        <w:fldChar w:fldCharType="begin"/>
      </w:r>
      <w:r w:rsidR="003E023B">
        <w:rPr>
          <w:noProof/>
          <w:webHidden/>
        </w:rPr>
        <w:instrText xml:space="preserve"> PAGEREF _Toc451889077 \h </w:instrText>
      </w:r>
      <w:r w:rsidR="003E023B">
        <w:rPr>
          <w:noProof/>
          <w:webHidden/>
        </w:rPr>
      </w:r>
      <w:r w:rsidR="003E023B">
        <w:rPr>
          <w:noProof/>
          <w:webHidden/>
        </w:rPr>
        <w:fldChar w:fldCharType="separate"/>
      </w:r>
      <w:r w:rsidR="003E3B8C">
        <w:rPr>
          <w:noProof/>
          <w:webHidden/>
        </w:rPr>
        <w:t>9</w:t>
      </w:r>
      <w:r w:rsidR="003E023B">
        <w:rPr>
          <w:noProof/>
          <w:webHidden/>
        </w:rPr>
        <w:fldChar w:fldCharType="end"/>
      </w:r>
      <w:r>
        <w:rPr>
          <w:noProof/>
        </w:rPr>
        <w:fldChar w:fldCharType="end"/>
      </w:r>
    </w:p>
    <w:p w14:paraId="56439EA8" w14:textId="11D3458A"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"_Toc451889078" </w:instrText>
      </w:r>
      <w:ins w:id="18" w:author="Jamie Richgels" w:date="2016-05-24T22:43:00Z">
        <w:r w:rsidR="0065139D">
          <w:rPr>
            <w:noProof/>
          </w:rPr>
        </w:r>
      </w:ins>
      <w:r>
        <w:rPr>
          <w:noProof/>
        </w:rPr>
        <w:fldChar w:fldCharType="separate"/>
      </w:r>
      <w:r w:rsidR="003E023B" w:rsidRPr="007A00B6">
        <w:rPr>
          <w:rStyle w:val="Hyperlink"/>
          <w:noProof/>
        </w:rPr>
        <w:t>Viewing Candidate HCCs</w:t>
      </w:r>
      <w:r w:rsidR="003E023B">
        <w:rPr>
          <w:noProof/>
          <w:webHidden/>
        </w:rPr>
        <w:tab/>
      </w:r>
      <w:r w:rsidR="003E023B">
        <w:rPr>
          <w:noProof/>
          <w:webHidden/>
        </w:rPr>
        <w:fldChar w:fldCharType="begin"/>
      </w:r>
      <w:r w:rsidR="003E023B">
        <w:rPr>
          <w:noProof/>
          <w:webHidden/>
        </w:rPr>
        <w:instrText xml:space="preserve"> PAGEREF _Toc451889078 \h </w:instrText>
      </w:r>
      <w:r w:rsidR="003E023B">
        <w:rPr>
          <w:noProof/>
          <w:webHidden/>
        </w:rPr>
      </w:r>
      <w:r w:rsidR="003E023B">
        <w:rPr>
          <w:noProof/>
          <w:webHidden/>
        </w:rPr>
        <w:fldChar w:fldCharType="separate"/>
      </w:r>
      <w:r w:rsidR="003E3B8C">
        <w:rPr>
          <w:noProof/>
          <w:webHidden/>
        </w:rPr>
        <w:t>10</w:t>
      </w:r>
      <w:r w:rsidR="003E023B">
        <w:rPr>
          <w:noProof/>
          <w:webHidden/>
        </w:rPr>
        <w:fldChar w:fldCharType="end"/>
      </w:r>
      <w:r>
        <w:rPr>
          <w:noProof/>
        </w:rPr>
        <w:fldChar w:fldCharType="end"/>
      </w:r>
    </w:p>
    <w:p w14:paraId="7B2A7D93" w14:textId="390AF212"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"_Toc451889079" </w:instrText>
      </w:r>
      <w:ins w:id="19" w:author="Jamie Richgels" w:date="2016-05-24T22:43:00Z">
        <w:r w:rsidR="0065139D">
          <w:rPr>
            <w:noProof/>
          </w:rPr>
        </w:r>
      </w:ins>
      <w:r>
        <w:rPr>
          <w:noProof/>
        </w:rPr>
        <w:fldChar w:fldCharType="separate"/>
      </w:r>
      <w:r w:rsidR="003E023B" w:rsidRPr="007A00B6">
        <w:rPr>
          <w:rStyle w:val="Hyperlink"/>
          <w:noProof/>
        </w:rPr>
        <w:t>Adding an HCC</w:t>
      </w:r>
      <w:r w:rsidR="003E023B">
        <w:rPr>
          <w:noProof/>
          <w:webHidden/>
        </w:rPr>
        <w:tab/>
      </w:r>
      <w:r w:rsidR="003E023B">
        <w:rPr>
          <w:noProof/>
          <w:webHidden/>
        </w:rPr>
        <w:fldChar w:fldCharType="begin"/>
      </w:r>
      <w:r w:rsidR="003E023B">
        <w:rPr>
          <w:noProof/>
          <w:webHidden/>
        </w:rPr>
        <w:instrText xml:space="preserve"> PAGEREF _Toc451889079 \h </w:instrText>
      </w:r>
      <w:r w:rsidR="003E023B">
        <w:rPr>
          <w:noProof/>
          <w:webHidden/>
        </w:rPr>
      </w:r>
      <w:r w:rsidR="003E023B">
        <w:rPr>
          <w:noProof/>
          <w:webHidden/>
        </w:rPr>
        <w:fldChar w:fldCharType="separate"/>
      </w:r>
      <w:r w:rsidR="003E3B8C">
        <w:rPr>
          <w:noProof/>
          <w:webHidden/>
        </w:rPr>
        <w:t>11</w:t>
      </w:r>
      <w:r w:rsidR="003E023B">
        <w:rPr>
          <w:noProof/>
          <w:webHidden/>
        </w:rPr>
        <w:fldChar w:fldCharType="end"/>
      </w:r>
      <w:r>
        <w:rPr>
          <w:noProof/>
        </w:rPr>
        <w:fldChar w:fldCharType="end"/>
      </w:r>
    </w:p>
    <w:p w14:paraId="28207BD8" w14:textId="7D5EDEAB"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"_Toc451889080" </w:instrText>
      </w:r>
      <w:ins w:id="20" w:author="Jamie Richgels" w:date="2016-05-24T22:43:00Z">
        <w:r w:rsidR="0065139D">
          <w:rPr>
            <w:noProof/>
          </w:rPr>
        </w:r>
      </w:ins>
      <w:r>
        <w:rPr>
          <w:noProof/>
        </w:rPr>
        <w:fldChar w:fldCharType="separate"/>
      </w:r>
      <w:r w:rsidR="003E023B" w:rsidRPr="007A00B6">
        <w:rPr>
          <w:rStyle w:val="Hyperlink"/>
          <w:noProof/>
        </w:rPr>
        <w:t>Rejecting HCCs</w:t>
      </w:r>
      <w:r w:rsidR="003E023B">
        <w:rPr>
          <w:noProof/>
          <w:webHidden/>
        </w:rPr>
        <w:tab/>
      </w:r>
      <w:r w:rsidR="003E023B">
        <w:rPr>
          <w:noProof/>
          <w:webHidden/>
        </w:rPr>
        <w:fldChar w:fldCharType="begin"/>
      </w:r>
      <w:r w:rsidR="003E023B">
        <w:rPr>
          <w:noProof/>
          <w:webHidden/>
        </w:rPr>
        <w:instrText xml:space="preserve"> PAGEREF _Toc451889080 \h </w:instrText>
      </w:r>
      <w:r w:rsidR="003E023B">
        <w:rPr>
          <w:noProof/>
          <w:webHidden/>
        </w:rPr>
      </w:r>
      <w:r w:rsidR="003E023B">
        <w:rPr>
          <w:noProof/>
          <w:webHidden/>
        </w:rPr>
        <w:fldChar w:fldCharType="separate"/>
      </w:r>
      <w:r w:rsidR="003E3B8C">
        <w:rPr>
          <w:noProof/>
          <w:webHidden/>
        </w:rPr>
        <w:t>12</w:t>
      </w:r>
      <w:r w:rsidR="003E023B">
        <w:rPr>
          <w:noProof/>
          <w:webHidden/>
        </w:rPr>
        <w:fldChar w:fldCharType="end"/>
      </w:r>
      <w:r>
        <w:rPr>
          <w:noProof/>
        </w:rPr>
        <w:fldChar w:fldCharType="end"/>
      </w:r>
    </w:p>
    <w:p w14:paraId="013BE8A9" w14:textId="6C97291B"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"_Toc451889081" </w:instrText>
      </w:r>
      <w:ins w:id="21" w:author="Jamie Richgels" w:date="2016-05-24T22:43:00Z">
        <w:r w:rsidR="0065139D">
          <w:rPr>
            <w:noProof/>
          </w:rPr>
        </w:r>
      </w:ins>
      <w:r>
        <w:rPr>
          <w:noProof/>
        </w:rPr>
        <w:fldChar w:fldCharType="separate"/>
      </w:r>
      <w:r w:rsidR="003E023B" w:rsidRPr="007A00B6">
        <w:rPr>
          <w:rStyle w:val="Hyperlink"/>
          <w:noProof/>
        </w:rPr>
        <w:t>Look up another patient</w:t>
      </w:r>
      <w:r w:rsidR="003E023B">
        <w:rPr>
          <w:noProof/>
          <w:webHidden/>
        </w:rPr>
        <w:tab/>
      </w:r>
      <w:r w:rsidR="003E023B">
        <w:rPr>
          <w:noProof/>
          <w:webHidden/>
        </w:rPr>
        <w:fldChar w:fldCharType="begin"/>
      </w:r>
      <w:r w:rsidR="003E023B">
        <w:rPr>
          <w:noProof/>
          <w:webHidden/>
        </w:rPr>
        <w:instrText xml:space="preserve"> PAGEREF _Toc451889081 \h </w:instrText>
      </w:r>
      <w:r w:rsidR="003E023B">
        <w:rPr>
          <w:noProof/>
          <w:webHidden/>
        </w:rPr>
      </w:r>
      <w:r w:rsidR="003E023B">
        <w:rPr>
          <w:noProof/>
          <w:webHidden/>
        </w:rPr>
        <w:fldChar w:fldCharType="separate"/>
      </w:r>
      <w:r w:rsidR="003E3B8C">
        <w:rPr>
          <w:noProof/>
          <w:webHidden/>
        </w:rPr>
        <w:t>14</w:t>
      </w:r>
      <w:r w:rsidR="003E023B">
        <w:rPr>
          <w:noProof/>
          <w:webHidden/>
        </w:rPr>
        <w:fldChar w:fldCharType="end"/>
      </w:r>
      <w:r>
        <w:rPr>
          <w:noProof/>
        </w:rPr>
        <w:fldChar w:fldCharType="end"/>
      </w:r>
    </w:p>
    <w:p w14:paraId="7259510A" w14:textId="0F84DA07"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"_Toc451889082" </w:instrText>
      </w:r>
      <w:ins w:id="22" w:author="Jamie Richgels" w:date="2016-05-24T22:43:00Z">
        <w:r w:rsidR="0065139D">
          <w:rPr>
            <w:noProof/>
          </w:rPr>
        </w:r>
      </w:ins>
      <w:r>
        <w:rPr>
          <w:noProof/>
        </w:rPr>
        <w:fldChar w:fldCharType="separate"/>
      </w:r>
      <w:r w:rsidR="003E023B" w:rsidRPr="007A00B6">
        <w:rPr>
          <w:rStyle w:val="Hyperlink"/>
          <w:noProof/>
        </w:rPr>
        <w:t>Logout</w:t>
      </w:r>
      <w:r w:rsidR="003E023B">
        <w:rPr>
          <w:noProof/>
          <w:webHidden/>
        </w:rPr>
        <w:tab/>
      </w:r>
      <w:r w:rsidR="003E023B">
        <w:rPr>
          <w:noProof/>
          <w:webHidden/>
        </w:rPr>
        <w:fldChar w:fldCharType="begin"/>
      </w:r>
      <w:r w:rsidR="003E023B">
        <w:rPr>
          <w:noProof/>
          <w:webHidden/>
        </w:rPr>
        <w:instrText xml:space="preserve"> PAGEREF _Toc451889082 \h </w:instrText>
      </w:r>
      <w:r w:rsidR="003E023B">
        <w:rPr>
          <w:noProof/>
          <w:webHidden/>
        </w:rPr>
      </w:r>
      <w:r w:rsidR="003E023B">
        <w:rPr>
          <w:noProof/>
          <w:webHidden/>
        </w:rPr>
        <w:fldChar w:fldCharType="separate"/>
      </w:r>
      <w:r w:rsidR="003E3B8C">
        <w:rPr>
          <w:noProof/>
          <w:webHidden/>
        </w:rPr>
        <w:t>14</w:t>
      </w:r>
      <w:r w:rsidR="003E023B">
        <w:rPr>
          <w:noProof/>
          <w:webHidden/>
        </w:rPr>
        <w:fldChar w:fldCharType="end"/>
      </w:r>
      <w:r>
        <w:rPr>
          <w:noProof/>
        </w:rPr>
        <w:fldChar w:fldCharType="end"/>
      </w:r>
    </w:p>
    <w:p w14:paraId="6786EEEF" w14:textId="0447E4FB" w:rsidR="003E023B" w:rsidRDefault="006039A5">
      <w:pPr>
        <w:pStyle w:val="TOC2"/>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w:instrText>
      </w:r>
      <w:r>
        <w:rPr>
          <w:noProof/>
        </w:rPr>
        <w:instrText xml:space="preserve">\l "_Toc451889083" </w:instrText>
      </w:r>
      <w:ins w:id="23" w:author="Jamie Richgels" w:date="2016-05-24T22:43:00Z">
        <w:r w:rsidR="0065139D">
          <w:rPr>
            <w:noProof/>
          </w:rPr>
        </w:r>
      </w:ins>
      <w:r>
        <w:rPr>
          <w:noProof/>
        </w:rPr>
        <w:fldChar w:fldCharType="separate"/>
      </w:r>
      <w:r w:rsidR="003E023B" w:rsidRPr="007A00B6">
        <w:rPr>
          <w:rStyle w:val="Hyperlink"/>
          <w:noProof/>
        </w:rPr>
        <w:t>Data Recording</w:t>
      </w:r>
      <w:r w:rsidR="003E023B">
        <w:rPr>
          <w:noProof/>
          <w:webHidden/>
        </w:rPr>
        <w:tab/>
      </w:r>
      <w:r w:rsidR="003E023B">
        <w:rPr>
          <w:noProof/>
          <w:webHidden/>
        </w:rPr>
        <w:fldChar w:fldCharType="begin"/>
      </w:r>
      <w:r w:rsidR="003E023B">
        <w:rPr>
          <w:noProof/>
          <w:webHidden/>
        </w:rPr>
        <w:instrText xml:space="preserve"> PAGEREF _Toc451889083 \h </w:instrText>
      </w:r>
      <w:r w:rsidR="003E023B">
        <w:rPr>
          <w:noProof/>
          <w:webHidden/>
        </w:rPr>
      </w:r>
      <w:r w:rsidR="003E023B">
        <w:rPr>
          <w:noProof/>
          <w:webHidden/>
        </w:rPr>
        <w:fldChar w:fldCharType="separate"/>
      </w:r>
      <w:r w:rsidR="003E3B8C">
        <w:rPr>
          <w:noProof/>
          <w:webHidden/>
        </w:rPr>
        <w:t>14</w:t>
      </w:r>
      <w:r w:rsidR="003E023B">
        <w:rPr>
          <w:noProof/>
          <w:webHidden/>
        </w:rPr>
        <w:fldChar w:fldCharType="end"/>
      </w:r>
      <w:r>
        <w:rPr>
          <w:noProof/>
        </w:rPr>
        <w:fldChar w:fldCharType="end"/>
      </w:r>
    </w:p>
    <w:p w14:paraId="3E892768" w14:textId="3161B520"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"_Toc451889084" </w:instrText>
      </w:r>
      <w:ins w:id="24" w:author="Jamie Richgels" w:date="2016-05-24T22:43:00Z">
        <w:r w:rsidR="0065139D">
          <w:rPr>
            <w:noProof/>
          </w:rPr>
        </w:r>
      </w:ins>
      <w:r>
        <w:rPr>
          <w:noProof/>
        </w:rPr>
        <w:fldChar w:fldCharType="separate"/>
      </w:r>
      <w:r w:rsidR="003E023B" w:rsidRPr="007A00B6">
        <w:rPr>
          <w:rStyle w:val="Hyperlink"/>
          <w:b/>
          <w:noProof/>
        </w:rPr>
        <w:t>Future Improvements</w:t>
      </w:r>
      <w:r w:rsidR="003E023B">
        <w:rPr>
          <w:noProof/>
          <w:webHidden/>
        </w:rPr>
        <w:tab/>
      </w:r>
      <w:r w:rsidR="003E023B">
        <w:rPr>
          <w:noProof/>
          <w:webHidden/>
        </w:rPr>
        <w:fldChar w:fldCharType="begin"/>
      </w:r>
      <w:r w:rsidR="003E023B">
        <w:rPr>
          <w:noProof/>
          <w:webHidden/>
        </w:rPr>
        <w:instrText xml:space="preserve"> PAGEREF _Toc451889084 \h </w:instrText>
      </w:r>
      <w:r w:rsidR="003E023B">
        <w:rPr>
          <w:noProof/>
          <w:webHidden/>
        </w:rPr>
      </w:r>
      <w:r w:rsidR="003E023B">
        <w:rPr>
          <w:noProof/>
          <w:webHidden/>
        </w:rPr>
        <w:fldChar w:fldCharType="separate"/>
      </w:r>
      <w:r w:rsidR="003E3B8C">
        <w:rPr>
          <w:noProof/>
          <w:webHidden/>
        </w:rPr>
        <w:t>14</w:t>
      </w:r>
      <w:r w:rsidR="003E023B">
        <w:rPr>
          <w:noProof/>
          <w:webHidden/>
        </w:rPr>
        <w:fldChar w:fldCharType="end"/>
      </w:r>
      <w:r>
        <w:rPr>
          <w:noProof/>
        </w:rPr>
        <w:fldChar w:fldCharType="end"/>
      </w:r>
    </w:p>
    <w:p w14:paraId="2EB99FCB" w14:textId="509E3326" w:rsidR="003E023B" w:rsidRDefault="006039A5">
      <w:pPr>
        <w:pStyle w:val="TOC1"/>
        <w:tabs>
          <w:tab w:val="right" w:leader="dot" w:pos="9350"/>
        </w:tabs>
        <w:rPr>
          <w:rFonts w:asciiTheme="minorHAnsi" w:eastAsiaTheme="minorEastAsia" w:hAnsiTheme="minorHAnsi" w:cstheme="minorBidi"/>
          <w:noProof/>
          <w:sz w:val="22"/>
        </w:rPr>
      </w:pPr>
      <w:r>
        <w:rPr>
          <w:noProof/>
        </w:rPr>
        <w:fldChar w:fldCharType="begin"/>
      </w:r>
      <w:r>
        <w:rPr>
          <w:noProof/>
        </w:rPr>
        <w:instrText xml:space="preserve"> HYPERLINK \l "_Toc451889085" </w:instrText>
      </w:r>
      <w:ins w:id="25" w:author="Jamie Richgels" w:date="2016-05-24T22:43:00Z">
        <w:r w:rsidR="0065139D">
          <w:rPr>
            <w:noProof/>
          </w:rPr>
        </w:r>
      </w:ins>
      <w:r>
        <w:rPr>
          <w:noProof/>
        </w:rPr>
        <w:fldChar w:fldCharType="separate"/>
      </w:r>
      <w:r w:rsidR="003E023B" w:rsidRPr="007A00B6">
        <w:rPr>
          <w:rStyle w:val="Hyperlink"/>
          <w:b/>
          <w:noProof/>
        </w:rPr>
        <w:t>References</w:t>
      </w:r>
      <w:r w:rsidR="003E023B">
        <w:rPr>
          <w:noProof/>
          <w:webHidden/>
        </w:rPr>
        <w:tab/>
      </w:r>
      <w:r w:rsidR="003E023B">
        <w:rPr>
          <w:noProof/>
          <w:webHidden/>
        </w:rPr>
        <w:fldChar w:fldCharType="begin"/>
      </w:r>
      <w:r w:rsidR="003E023B">
        <w:rPr>
          <w:noProof/>
          <w:webHidden/>
        </w:rPr>
        <w:instrText xml:space="preserve"> PAGEREF _Toc451889085 \h </w:instrText>
      </w:r>
      <w:r w:rsidR="003E023B">
        <w:rPr>
          <w:noProof/>
          <w:webHidden/>
        </w:rPr>
      </w:r>
      <w:r w:rsidR="003E023B">
        <w:rPr>
          <w:noProof/>
          <w:webHidden/>
        </w:rPr>
        <w:fldChar w:fldCharType="separate"/>
      </w:r>
      <w:r w:rsidR="003E3B8C">
        <w:rPr>
          <w:noProof/>
          <w:webHidden/>
        </w:rPr>
        <w:t>15</w:t>
      </w:r>
      <w:r w:rsidR="003E023B">
        <w:rPr>
          <w:noProof/>
          <w:webHidden/>
        </w:rPr>
        <w:fldChar w:fldCharType="end"/>
      </w:r>
      <w:r>
        <w:rPr>
          <w:noProof/>
        </w:rPr>
        <w:fldChar w:fldCharType="end"/>
      </w:r>
    </w:p>
    <w:p w14:paraId="0865E77D" w14:textId="071C7C7B"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26" w:name="_Toc451889061"/>
      <w:r w:rsidRPr="00940DCA">
        <w:rPr>
          <w:rFonts w:ascii="Times New Roman" w:eastAsia="Times New Roman" w:hAnsi="Times New Roman" w:cs="Times New Roman"/>
          <w:b/>
          <w:color w:val="auto"/>
        </w:rPr>
        <w:lastRenderedPageBreak/>
        <w:t>Statement of Goals</w:t>
      </w:r>
      <w:bookmarkEnd w:id="26"/>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27" w:name="_Toc451889062"/>
      <w:r>
        <w:rPr>
          <w:rFonts w:ascii="Times New Roman" w:eastAsia="Times New Roman" w:hAnsi="Times New Roman" w:cs="Times New Roman"/>
          <w:b/>
          <w:color w:val="auto"/>
        </w:rPr>
        <w:t>Background Information</w:t>
      </w:r>
      <w:bookmarkEnd w:id="27"/>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7326D7D" w14:textId="59831AD8" w:rsidR="0017772B"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15A9C06A" w14:textId="4C044682" w:rsidR="0017772B" w:rsidRDefault="0017772B" w:rsidP="0007098F">
      <w:pPr>
        <w:spacing w:line="240" w:lineRule="auto"/>
      </w:pPr>
      <w:r>
        <w:lastRenderedPageBreak/>
        <w:t>Example of Risk Score Error and consequences:</w:t>
      </w:r>
    </w:p>
    <w:p w14:paraId="5B11C2EA" w14:textId="47622CA7" w:rsidR="0017772B" w:rsidRDefault="0017772B" w:rsidP="0007098F">
      <w:pPr>
        <w:spacing w:line="240" w:lineRule="auto"/>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28" w:name="_Toc451889063"/>
      <w:r w:rsidRPr="00940DCA">
        <w:rPr>
          <w:rFonts w:ascii="Times New Roman" w:eastAsia="Times New Roman" w:hAnsi="Times New Roman" w:cs="Times New Roman"/>
          <w:b/>
          <w:color w:val="auto"/>
        </w:rPr>
        <w:t>Functional Description</w:t>
      </w:r>
      <w:bookmarkEnd w:id="28"/>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29" w:name="_Toc451889064"/>
      <w:r w:rsidRPr="00657BF1">
        <w:rPr>
          <w:rFonts w:ascii="Times New Roman" w:eastAsia="Times New Roman" w:hAnsi="Times New Roman" w:cs="Times New Roman"/>
          <w:b/>
          <w:color w:val="auto"/>
        </w:rPr>
        <w:t>Future of the Application</w:t>
      </w:r>
      <w:bookmarkEnd w:id="29"/>
    </w:p>
    <w:p w14:paraId="6B717FEE" w14:textId="15886B85" w:rsidR="00657BF1" w:rsidRDefault="002F1075" w:rsidP="0007086D">
      <w:pPr>
        <w:jc w:val="both"/>
      </w:pPr>
      <w:r>
        <w:t>In 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30" w:name="_Toc451889065"/>
      <w:r w:rsidRPr="00940DCA">
        <w:rPr>
          <w:rFonts w:ascii="Times New Roman" w:eastAsia="Times New Roman" w:hAnsi="Times New Roman" w:cs="Times New Roman"/>
          <w:b/>
          <w:color w:val="auto"/>
        </w:rPr>
        <w:lastRenderedPageBreak/>
        <w:t>System Architecture</w:t>
      </w:r>
      <w:bookmarkEnd w:id="30"/>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525F1801">
            <wp:extent cx="6079582" cy="429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6107938" cy="4313730"/>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31" w:name="_Toc451889066"/>
      <w:r>
        <w:rPr>
          <w:rFonts w:ascii="Times New Roman" w:eastAsia="Times New Roman" w:hAnsi="Times New Roman" w:cs="Times New Roman"/>
          <w:b/>
          <w:color w:val="auto"/>
        </w:rPr>
        <w:t>System Requirements</w:t>
      </w:r>
      <w:bookmarkEnd w:id="31"/>
    </w:p>
    <w:p w14:paraId="47693393" w14:textId="2B1342DC" w:rsidR="00D644D9" w:rsidRDefault="00C26EA0" w:rsidP="00D644D9">
      <w:pPr>
        <w:spacing w:before="100" w:beforeAutospacing="1" w:after="100" w:afterAutospacing="1"/>
        <w:jc w:val="both"/>
      </w:pPr>
      <w:ins w:id="32" w:author="Jamie Richgels" w:date="2016-05-24T22:40:00Z">
        <w:r>
          <w:t xml:space="preserve">The </w:t>
        </w:r>
      </w:ins>
      <w:r w:rsidR="00D644D9">
        <w:t xml:space="preserve">RADV </w:t>
      </w:r>
      <w:del w:id="33" w:author="Jamie Richgels" w:date="2016-05-24T22:40:00Z">
        <w:r w:rsidR="00D644D9" w:rsidDel="00C26EA0">
          <w:delText xml:space="preserve">itself </w:delText>
        </w:r>
      </w:del>
      <w:ins w:id="34" w:author="Jamie Richgels" w:date="2016-05-24T22:40:00Z">
        <w:r>
          <w:t xml:space="preserve">tool prototype was developed in Python and </w:t>
        </w:r>
      </w:ins>
      <w:ins w:id="35" w:author="Jamie Richgels" w:date="2016-05-24T22:42:00Z">
        <w:r w:rsidR="00496F63">
          <w:t xml:space="preserve">currently </w:t>
        </w:r>
      </w:ins>
      <w:ins w:id="36" w:author="Jamie Richgels" w:date="2016-05-24T22:40:00Z">
        <w:r>
          <w:t xml:space="preserve">hosted on the </w:t>
        </w:r>
      </w:ins>
      <w:del w:id="37" w:author="Jamie Richgels" w:date="2016-05-24T22:41:00Z">
        <w:r w:rsidR="00D644D9" w:rsidDel="00C26EA0">
          <w:delText xml:space="preserve">has been built in </w:delText>
        </w:r>
      </w:del>
      <w:r w:rsidR="00D644D9">
        <w:t>Google App Engine</w:t>
      </w:r>
      <w:del w:id="38" w:author="Jamie Richgels" w:date="2016-05-24T22:42:00Z">
        <w:r w:rsidR="00D644D9" w:rsidDel="00496F63">
          <w:delText xml:space="preserve"> and system requirements are deferred to needing to be deployed in that Platform</w:delText>
        </w:r>
      </w:del>
      <w:r w:rsidR="00D644D9">
        <w:t>.</w:t>
      </w:r>
    </w:p>
    <w:p w14:paraId="29EC5C41" w14:textId="710B5FA0"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5C60802C" w14:textId="5BBA6626" w:rsidR="0007098F" w:rsidRDefault="0007098F" w:rsidP="00D644D9">
      <w:pPr>
        <w:spacing w:before="100" w:beforeAutospacing="1" w:after="100" w:afterAutospacing="1"/>
        <w:jc w:val="both"/>
      </w:pPr>
    </w:p>
    <w:p w14:paraId="18EDA077" w14:textId="682FD843" w:rsidR="0007098F" w:rsidRDefault="0007098F" w:rsidP="00D644D9">
      <w:pPr>
        <w:spacing w:before="100" w:beforeAutospacing="1" w:after="100" w:afterAutospacing="1"/>
        <w:jc w:val="both"/>
      </w:pPr>
    </w:p>
    <w:p w14:paraId="0E8870CA" w14:textId="77777777" w:rsidR="0007098F" w:rsidRDefault="0007098F" w:rsidP="00D644D9">
      <w:pPr>
        <w:spacing w:before="100" w:beforeAutospacing="1" w:after="100" w:afterAutospacing="1"/>
        <w:jc w:val="both"/>
      </w:pP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39" w:name="_Toc451889067"/>
      <w:r w:rsidRPr="00CA4EE2">
        <w:rPr>
          <w:rFonts w:ascii="Times New Roman" w:eastAsia="Times New Roman" w:hAnsi="Times New Roman" w:cs="Times New Roman"/>
          <w:b/>
          <w:color w:val="auto"/>
        </w:rPr>
        <w:t>User Interface</w:t>
      </w:r>
      <w:bookmarkEnd w:id="39"/>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6F25F3D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1E08F59F" w14:textId="77777777" w:rsidR="0007098F" w:rsidRDefault="0007098F" w:rsidP="004E0140">
      <w:pPr>
        <w:spacing w:before="100" w:beforeAutospacing="1" w:after="100" w:afterAutospacing="1" w:line="240" w:lineRule="auto"/>
        <w:jc w:val="center"/>
        <w:outlineLvl w:val="2"/>
        <w:rPr>
          <w:rFonts w:eastAsia="Times New Roman"/>
          <w:bCs/>
          <w:szCs w:val="27"/>
        </w:rPr>
      </w:pPr>
    </w:p>
    <w:p w14:paraId="7ADA63E6" w14:textId="2985361B" w:rsidR="00C90A78" w:rsidRDefault="00A657E2" w:rsidP="00A657E2">
      <w:pPr>
        <w:pStyle w:val="Heading1"/>
        <w:rPr>
          <w:rFonts w:ascii="Times New Roman" w:eastAsia="Times New Roman" w:hAnsi="Times New Roman" w:cs="Times New Roman"/>
          <w:b/>
          <w:color w:val="auto"/>
        </w:rPr>
      </w:pPr>
      <w:bookmarkStart w:id="40" w:name="_Toc451889068"/>
      <w:r>
        <w:rPr>
          <w:rFonts w:ascii="Times New Roman" w:eastAsia="Times New Roman" w:hAnsi="Times New Roman" w:cs="Times New Roman"/>
          <w:b/>
          <w:color w:val="auto"/>
        </w:rPr>
        <w:lastRenderedPageBreak/>
        <w:t>Acronyms &amp; Abbreviations</w:t>
      </w:r>
      <w:bookmarkEnd w:id="40"/>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946124" w14:paraId="6627F3FA" w14:textId="77777777" w:rsidTr="00657BF1">
        <w:tc>
          <w:tcPr>
            <w:tcW w:w="4675" w:type="dxa"/>
          </w:tcPr>
          <w:p w14:paraId="3EFE7A4C" w14:textId="1F5BFB54" w:rsidR="00946124" w:rsidRDefault="00946124" w:rsidP="00A657E2">
            <w:r>
              <w:t>HIPAA</w:t>
            </w:r>
          </w:p>
        </w:tc>
        <w:tc>
          <w:tcPr>
            <w:tcW w:w="4675" w:type="dxa"/>
          </w:tcPr>
          <w:p w14:paraId="43A68422" w14:textId="0EC78BE1" w:rsidR="00946124" w:rsidRDefault="00946124" w:rsidP="00A657E2">
            <w:r w:rsidRPr="00946124">
              <w:t>Health Insurance Portability and Accountability Act of 1996</w:t>
            </w:r>
          </w:p>
        </w:tc>
      </w:tr>
      <w:tr w:rsidR="00946124" w14:paraId="27B6409D" w14:textId="77777777" w:rsidTr="00657BF1">
        <w:tc>
          <w:tcPr>
            <w:tcW w:w="4675" w:type="dxa"/>
          </w:tcPr>
          <w:p w14:paraId="4484DC50" w14:textId="19F0CB50" w:rsidR="00946124" w:rsidRDefault="00946124" w:rsidP="00A657E2">
            <w:r>
              <w:t>HL7</w:t>
            </w:r>
          </w:p>
        </w:tc>
        <w:tc>
          <w:tcPr>
            <w:tcW w:w="4675" w:type="dxa"/>
          </w:tcPr>
          <w:p w14:paraId="3804B591" w14:textId="2DE566A5" w:rsidR="00946124" w:rsidRPr="00946124" w:rsidRDefault="00946124" w:rsidP="00A657E2">
            <w:r>
              <w:rPr>
                <w:rStyle w:val="st"/>
              </w:rPr>
              <w:t>Health Level Seven International</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41" w:name="_Toc451889069"/>
      <w:r>
        <w:rPr>
          <w:rFonts w:ascii="Times New Roman" w:hAnsi="Times New Roman" w:cs="Times New Roman"/>
          <w:b/>
          <w:color w:val="auto"/>
        </w:rPr>
        <w:t>User Access Levels</w:t>
      </w:r>
      <w:bookmarkEnd w:id="41"/>
    </w:p>
    <w:p w14:paraId="4CA4F39C" w14:textId="6F228734" w:rsidR="000C2846" w:rsidRDefault="000C2846" w:rsidP="000C2846"/>
    <w:p w14:paraId="1AA9C66F" w14:textId="7FBA05B6"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42" w:name="_Toc451889070"/>
      <w:r w:rsidRPr="000C2846">
        <w:rPr>
          <w:rFonts w:ascii="Times New Roman" w:hAnsi="Times New Roman" w:cs="Times New Roman"/>
          <w:b/>
          <w:color w:val="auto"/>
        </w:rPr>
        <w:t>Constraints</w:t>
      </w:r>
      <w:bookmarkEnd w:id="42"/>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2073D02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1605A990" w14:textId="2453BCF6" w:rsidR="00B57909" w:rsidRDefault="00B57909" w:rsidP="00B57909">
      <w:pPr>
        <w:jc w:val="both"/>
      </w:pPr>
    </w:p>
    <w:p w14:paraId="3B84FF76" w14:textId="0BFA55D1" w:rsidR="00B57909" w:rsidRPr="00B57909" w:rsidRDefault="00B57909" w:rsidP="00B57909">
      <w:pPr>
        <w:pStyle w:val="Heading1"/>
        <w:rPr>
          <w:rFonts w:ascii="Times New Roman" w:hAnsi="Times New Roman" w:cs="Times New Roman"/>
          <w:b/>
          <w:color w:val="auto"/>
        </w:rPr>
      </w:pPr>
      <w:bookmarkStart w:id="43" w:name="_Toc451889071"/>
      <w:r w:rsidRPr="00B57909">
        <w:rPr>
          <w:rFonts w:ascii="Times New Roman" w:hAnsi="Times New Roman" w:cs="Times New Roman"/>
          <w:b/>
          <w:color w:val="auto"/>
        </w:rPr>
        <w:t>GitHub Repository</w:t>
      </w:r>
      <w:bookmarkEnd w:id="43"/>
    </w:p>
    <w:p w14:paraId="7899C482" w14:textId="04B88F29" w:rsidR="00B57909" w:rsidRDefault="00B57909" w:rsidP="00B57909">
      <w:pPr>
        <w:jc w:val="both"/>
      </w:pPr>
      <w:proofErr w:type="spellStart"/>
      <w:r>
        <w:t>FHIRed_Up</w:t>
      </w:r>
      <w:proofErr w:type="spellEnd"/>
      <w:r>
        <w:t xml:space="preserve"> used the following GitHub repository for collaboration and file storage:</w:t>
      </w:r>
    </w:p>
    <w:p w14:paraId="3758BAAA" w14:textId="48F8C6FC" w:rsidR="00B57909" w:rsidRDefault="006039A5" w:rsidP="00B57909">
      <w:pPr>
        <w:jc w:val="both"/>
      </w:pPr>
      <w:hyperlink r:id="rId25" w:history="1">
        <w:r w:rsidR="00B57909" w:rsidRPr="00452ADB">
          <w:rPr>
            <w:rStyle w:val="Hyperlink"/>
          </w:rPr>
          <w:t>https://github.gatech.edu/sganas3/FHIRed_Up/</w:t>
        </w:r>
      </w:hyperlink>
    </w:p>
    <w:p w14:paraId="67B4D6D0" w14:textId="5406C7BB" w:rsidR="00B57909" w:rsidRDefault="00B57909" w:rsidP="00B57909">
      <w:pPr>
        <w:jc w:val="both"/>
      </w:pPr>
    </w:p>
    <w:p w14:paraId="232925C1" w14:textId="72E186EC" w:rsidR="0007098F" w:rsidRDefault="0007098F" w:rsidP="00B57909">
      <w:pPr>
        <w:jc w:val="both"/>
      </w:pPr>
    </w:p>
    <w:p w14:paraId="0644533D" w14:textId="2C1DF285" w:rsidR="007D1ACE" w:rsidRDefault="007D1ACE" w:rsidP="00981A19">
      <w:pPr>
        <w:pStyle w:val="Heading1"/>
        <w:rPr>
          <w:rFonts w:ascii="Times New Roman" w:hAnsi="Times New Roman" w:cs="Times New Roman"/>
          <w:b/>
          <w:color w:val="auto"/>
        </w:rPr>
      </w:pPr>
      <w:bookmarkStart w:id="44" w:name="_Toc451889072"/>
      <w:r>
        <w:rPr>
          <w:rFonts w:ascii="Times New Roman" w:hAnsi="Times New Roman" w:cs="Times New Roman"/>
          <w:b/>
          <w:color w:val="auto"/>
        </w:rPr>
        <w:lastRenderedPageBreak/>
        <w:t>Using RADV</w:t>
      </w:r>
      <w:bookmarkEnd w:id="44"/>
    </w:p>
    <w:p w14:paraId="13ED9EC1" w14:textId="040EAD21" w:rsidR="00981A19" w:rsidRPr="00997EEB" w:rsidRDefault="00997EEB" w:rsidP="00997EEB">
      <w:pPr>
        <w:pStyle w:val="Heading2"/>
        <w:rPr>
          <w:sz w:val="28"/>
          <w:szCs w:val="28"/>
        </w:rPr>
      </w:pPr>
      <w:bookmarkStart w:id="45" w:name="_Toc451889073"/>
      <w:r w:rsidRPr="00997EEB">
        <w:rPr>
          <w:sz w:val="28"/>
          <w:szCs w:val="28"/>
        </w:rPr>
        <w:t>Login</w:t>
      </w:r>
      <w:bookmarkEnd w:id="45"/>
    </w:p>
    <w:p w14:paraId="244A1383" w14:textId="77777777" w:rsidR="007D1ACE" w:rsidRDefault="007D1ACE" w:rsidP="005C5F48">
      <w:pPr>
        <w:jc w:val="both"/>
      </w:pPr>
      <w:r>
        <w:t xml:space="preserve">Using your web browser, navigate to </w:t>
      </w:r>
      <w:hyperlink r:id="rId26" w:history="1">
        <w:r w:rsidRPr="00AF1CAA">
          <w:rPr>
            <w:rStyle w:val="Hyperlink"/>
          </w:rPr>
          <w:t>https://focus-appliance-122323.appspot.com/login</w:t>
        </w:r>
      </w:hyperlink>
      <w:r>
        <w:t>.</w:t>
      </w:r>
    </w:p>
    <w:p w14:paraId="225C1325" w14:textId="177E9E14" w:rsidR="007D1ACE" w:rsidRDefault="007D1ACE" w:rsidP="007D1ACE">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proofErr w:type="spellStart"/>
      <w:r w:rsidR="00A80552" w:rsidRPr="007D1ACE">
        <w:t>FHIRedUp</w:t>
      </w:r>
      <w:proofErr w:type="spellEnd"/>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46" w:name="_Toc451889074"/>
      <w:r w:rsidRPr="00997EEB">
        <w:rPr>
          <w:rStyle w:val="Heading2Char"/>
          <w:rFonts w:eastAsiaTheme="minorHAnsi"/>
          <w:sz w:val="28"/>
          <w:szCs w:val="28"/>
        </w:rPr>
        <w:t>Patient Lookup</w:t>
      </w:r>
      <w:bookmarkEnd w:id="46"/>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183A63D5" w:rsidR="007D1ACE" w:rsidRDefault="0007098F" w:rsidP="007D1ACE">
      <w:r>
        <w:rPr>
          <w:noProof/>
        </w:rPr>
        <mc:AlternateContent>
          <mc:Choice Requires="wps">
            <w:drawing>
              <wp:anchor distT="45720" distB="45720" distL="114300" distR="114300" simplePos="0" relativeHeight="251671552" behindDoc="0" locked="0" layoutInCell="1" allowOverlap="1" wp14:anchorId="34A4921F" wp14:editId="24D44A75">
                <wp:simplePos x="0" y="0"/>
                <wp:positionH relativeFrom="column">
                  <wp:posOffset>4648200</wp:posOffset>
                </wp:positionH>
                <wp:positionV relativeFrom="paragraph">
                  <wp:posOffset>449580</wp:posOffset>
                </wp:positionV>
                <wp:extent cx="166116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726837A0" w14:textId="33B8F896" w:rsidR="0007098F" w:rsidRDefault="0007098F" w:rsidP="0007098F">
                            <w:pPr>
                              <w:jc w:val="both"/>
                            </w:pPr>
                            <w:r>
                              <w:t>A user can enter either the patient’s name or ID in the search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4A4921F" id="_x0000_t202" coordsize="21600,21600" o:spt="202" path="m,l,21600r21600,l21600,xe">
                <v:stroke joinstyle="miter"/>
                <v:path gradientshapeok="t" o:connecttype="rect"/>
              </v:shapetype>
              <v:shape id="Text Box 2" o:spid="_x0000_s1026" type="#_x0000_t202" style="position:absolute;margin-left:366pt;margin-top:35.4pt;width:130.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" stroked="f">
                <v:textbox style="mso-fit-shape-to-text:t">
                  <w:txbxContent>
                    <w:p w14:paraId="726837A0" w14:textId="33B8F896" w:rsidR="0007098F" w:rsidRDefault="0007098F" w:rsidP="0007098F">
                      <w:pPr>
                        <w:jc w:val="both"/>
                      </w:pPr>
                      <w:r>
                        <w:t>A user can enter either the patient’s name or ID in the search bar.</w:t>
                      </w:r>
                    </w:p>
                  </w:txbxContent>
                </v:textbox>
                <w10:wrap type="square"/>
              </v:shape>
            </w:pict>
          </mc:Fallback>
        </mc:AlternateContent>
      </w:r>
      <w:r w:rsidR="005C5F48">
        <w:rPr>
          <w:noProof/>
        </w:rPr>
        <w:drawing>
          <wp:inline distT="0" distB="0" distL="0" distR="0" wp14:anchorId="7FA1C3FA" wp14:editId="61E6FCF3">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120" cy="2130552"/>
                    </a:xfrm>
                    <a:prstGeom prst="rect">
                      <a:avLst/>
                    </a:prstGeom>
                  </pic:spPr>
                </pic:pic>
              </a:graphicData>
            </a:graphic>
          </wp:inline>
        </w:drawing>
      </w:r>
    </w:p>
    <w:p w14:paraId="0FB5CEDE" w14:textId="527CB3FD" w:rsidR="005C5F48" w:rsidRDefault="0007098F" w:rsidP="007D1ACE">
      <w:r>
        <w:rPr>
          <w:noProof/>
        </w:rPr>
        <w:lastRenderedPageBreak/>
        <mc:AlternateContent>
          <mc:Choice Requires="wps">
            <w:drawing>
              <wp:anchor distT="45720" distB="45720" distL="114300" distR="114300" simplePos="0" relativeHeight="251669504" behindDoc="0" locked="0" layoutInCell="1" allowOverlap="1" wp14:anchorId="02D737B6" wp14:editId="65CA22DC">
                <wp:simplePos x="0" y="0"/>
                <wp:positionH relativeFrom="column">
                  <wp:posOffset>3642360</wp:posOffset>
                </wp:positionH>
                <wp:positionV relativeFrom="paragraph">
                  <wp:posOffset>22860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16244" w14:textId="580AEE59" w:rsidR="0007098F" w:rsidRDefault="0007098F" w:rsidP="0007098F">
                            <w:pPr>
                              <w:jc w:val="both"/>
                            </w:pPr>
                            <w:r>
                              <w:t>After searching for patient 4, the patient appears below the search entry field with a blue hyperlink to view the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2D737B6" id="_x0000_t202" coordsize="21600,21600" o:spt="202" path="m,l,21600r21600,l21600,xe">
                <v:stroke joinstyle="miter"/>
                <v:path gradientshapeok="t" o:connecttype="rect"/>
              </v:shapetype>
              <v:shape id="_x0000_s1027" type="#_x0000_t202" style="position:absolute;margin-left:286.8pt;margin-top:1.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" stroked="f">
                <v:textbox style="mso-fit-shape-to-text:t">
                  <w:txbxContent>
                    <w:p w14:paraId="4DA16244" w14:textId="580AEE59" w:rsidR="0007098F" w:rsidRDefault="0007098F" w:rsidP="0007098F">
                      <w:pPr>
                        <w:jc w:val="both"/>
                      </w:pPr>
                      <w:r>
                        <w:t>After searching for patient 4, the patient appears below the search entry field with a blue hyperlink to view the patient.</w:t>
                      </w:r>
                    </w:p>
                  </w:txbxContent>
                </v:textbox>
                <w10:wrap type="square"/>
              </v:shape>
            </w:pict>
          </mc:Fallback>
        </mc:AlternateContent>
      </w:r>
      <w:r w:rsidR="002A3972">
        <w:rPr>
          <w:noProof/>
        </w:rPr>
        <w:drawing>
          <wp:inline distT="0" distB="0" distL="0" distR="0" wp14:anchorId="2AEFD139" wp14:editId="0B3E2079">
            <wp:extent cx="3419856" cy="2130552"/>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856" cy="2130552"/>
                    </a:xfrm>
                    <a:prstGeom prst="rect">
                      <a:avLst/>
                    </a:prstGeom>
                  </pic:spPr>
                </pic:pic>
              </a:graphicData>
            </a:graphic>
          </wp:inline>
        </w:drawing>
      </w:r>
    </w:p>
    <w:p w14:paraId="16DB162E" w14:textId="15832E33"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04A2C281" w:rsidR="00BC4424" w:rsidRPr="00BC4424" w:rsidRDefault="00BC4424" w:rsidP="00BC4424">
      <w:pPr>
        <w:pStyle w:val="Heading2"/>
        <w:rPr>
          <w:sz w:val="28"/>
          <w:szCs w:val="28"/>
        </w:rPr>
      </w:pPr>
      <w:bookmarkStart w:id="47" w:name="_Toc451889075"/>
      <w:r w:rsidRPr="00BC4424">
        <w:rPr>
          <w:sz w:val="28"/>
          <w:szCs w:val="28"/>
        </w:rPr>
        <w:t>Patient Display</w:t>
      </w:r>
      <w:bookmarkEnd w:id="47"/>
    </w:p>
    <w:p w14:paraId="5E993F7D" w14:textId="70F52EF5"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4A7803B8" w14:textId="0917639E" w:rsidR="00BC4424" w:rsidRDefault="00CF26EA" w:rsidP="0007098F">
      <w:r>
        <w:rPr>
          <w:noProof/>
        </w:rPr>
        <mc:AlternateContent>
          <mc:Choice Requires="wps">
            <w:drawing>
              <wp:anchor distT="45720" distB="45720" distL="114300" distR="114300" simplePos="0" relativeHeight="251673600" behindDoc="1" locked="0" layoutInCell="1" allowOverlap="1" wp14:anchorId="52889813" wp14:editId="2C956C36">
                <wp:simplePos x="0" y="0"/>
                <wp:positionH relativeFrom="column">
                  <wp:posOffset>5017135</wp:posOffset>
                </wp:positionH>
                <wp:positionV relativeFrom="paragraph">
                  <wp:posOffset>139065</wp:posOffset>
                </wp:positionV>
                <wp:extent cx="1231265" cy="1407160"/>
                <wp:effectExtent l="0" t="0" r="6985" b="2540"/>
                <wp:wrapThrough wrapText="bothSides">
                  <wp:wrapPolygon edited="0">
                    <wp:start x="0" y="0"/>
                    <wp:lineTo x="0" y="21347"/>
                    <wp:lineTo x="21388" y="21347"/>
                    <wp:lineTo x="21388"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1407160"/>
                        </a:xfrm>
                        <a:prstGeom prst="rect">
                          <a:avLst/>
                        </a:prstGeom>
                        <a:solidFill>
                          <a:srgbClr val="FFFFFF"/>
                        </a:solidFill>
                        <a:ln w="9525">
                          <a:noFill/>
                          <a:miter lim="800000"/>
                          <a:headEnd/>
                          <a:tailEnd/>
                        </a:ln>
                      </wps:spPr>
                      <wps:txbx>
                        <w:txbxContent>
                          <w:p w14:paraId="10FB7FC5" w14:textId="220589BD" w:rsidR="0007098F" w:rsidRDefault="0007098F" w:rsidP="0007098F">
                            <w:r>
                              <w:t>After clicking the view link, the patient’s condition record is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9813" id="_x0000_s1028" type="#_x0000_t202" style="position:absolute;margin-left:395.05pt;margin-top:10.95pt;width:96.95pt;height:110.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" stroked="f">
                <v:textbox>
                  <w:txbxContent>
                    <w:p w14:paraId="10FB7FC5" w14:textId="220589BD" w:rsidR="0007098F" w:rsidRDefault="0007098F" w:rsidP="0007098F">
                      <w:r>
                        <w:t>After clicking the view link, the patient’s condition record is displayed.</w:t>
                      </w:r>
                    </w:p>
                  </w:txbxContent>
                </v:textbox>
                <w10:wrap type="through"/>
              </v:shape>
            </w:pict>
          </mc:Fallback>
        </mc:AlternateContent>
      </w:r>
      <w:r w:rsidR="00574418">
        <w:rPr>
          <w:noProof/>
        </w:rPr>
        <w:drawing>
          <wp:inline distT="0" distB="0" distL="0" distR="0" wp14:anchorId="782C3370" wp14:editId="11A11B5B">
            <wp:extent cx="4850296" cy="3192600"/>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4" cy="3203776"/>
                    </a:xfrm>
                    <a:prstGeom prst="rect">
                      <a:avLst/>
                    </a:prstGeom>
                  </pic:spPr>
                </pic:pic>
              </a:graphicData>
            </a:graphic>
          </wp:inline>
        </w:drawing>
      </w:r>
    </w:p>
    <w:p w14:paraId="11D8B2A7" w14:textId="52C1522C" w:rsidR="009B7499" w:rsidRDefault="00574418" w:rsidP="009B7499">
      <w:pPr>
        <w:keepNext/>
        <w:jc w:val="both"/>
      </w:pPr>
      <w:r>
        <w:rPr>
          <w:noProof/>
        </w:rPr>
        <w:lastRenderedPageBreak/>
        <w:drawing>
          <wp:inline distT="0" distB="0" distL="0" distR="0" wp14:anchorId="32E507C3" wp14:editId="3D89348F">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8015"/>
                    </a:xfrm>
                    <a:prstGeom prst="rect">
                      <a:avLst/>
                    </a:prstGeom>
                  </pic:spPr>
                </pic:pic>
              </a:graphicData>
            </a:graphic>
          </wp:inline>
        </w:drawing>
      </w:r>
    </w:p>
    <w:p w14:paraId="22AECC99" w14:textId="121486B5" w:rsidR="0007098F" w:rsidRDefault="009B7499" w:rsidP="00447532">
      <w:pPr>
        <w:pStyle w:val="Caption"/>
        <w:jc w:val="both"/>
      </w:pPr>
      <w:r w:rsidRPr="00447532">
        <w:rPr>
          <w:i w:val="0"/>
          <w:color w:val="auto"/>
          <w:sz w:val="20"/>
        </w:rPr>
        <w:t>At the top, a patient’s information is always displayed.</w:t>
      </w:r>
    </w:p>
    <w:p w14:paraId="02194663" w14:textId="5D7A56F2" w:rsidR="00574418" w:rsidRDefault="00447532" w:rsidP="00574418">
      <w:pPr>
        <w:jc w:val="both"/>
      </w:pPr>
      <w:r>
        <w:rPr>
          <w:noProof/>
        </w:rPr>
        <mc:AlternateContent>
          <mc:Choice Requires="wps">
            <w:drawing>
              <wp:anchor distT="45720" distB="45720" distL="114300" distR="114300" simplePos="0" relativeHeight="251675648" behindDoc="0" locked="0" layoutInCell="1" allowOverlap="1" wp14:anchorId="29FCCCA6" wp14:editId="3D47CA65">
                <wp:simplePos x="0" y="0"/>
                <wp:positionH relativeFrom="margin">
                  <wp:align>left</wp:align>
                </wp:positionH>
                <wp:positionV relativeFrom="paragraph">
                  <wp:posOffset>2176145</wp:posOffset>
                </wp:positionV>
                <wp:extent cx="5692140" cy="80264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803081"/>
                        </a:xfrm>
                        <a:prstGeom prst="rect">
                          <a:avLst/>
                        </a:prstGeom>
                        <a:solidFill>
                          <a:srgbClr val="FFFFFF"/>
                        </a:solidFill>
                        <a:ln w="9525">
                          <a:noFill/>
                          <a:miter lim="800000"/>
                          <a:headEnd/>
                          <a:tailEnd/>
                        </a:ln>
                      </wps:spPr>
                      <wps:txb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CCCA6" id="_x0000_s1029" type="#_x0000_t202" style="position:absolute;left:0;text-align:left;margin-left:0;margin-top:171.35pt;width:448.2pt;height:63.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NUIA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" stroked="f">
                <v:textbo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v:textbox>
                <w10:wrap type="square" anchorx="margin"/>
              </v:shape>
            </w:pict>
          </mc:Fallback>
        </mc:AlternateContent>
      </w:r>
      <w:r w:rsidR="00574418">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drawing>
          <wp:inline distT="0" distB="0" distL="0" distR="0" wp14:anchorId="654912E9" wp14:editId="232DFAF1">
            <wp:extent cx="1554480" cy="3941064"/>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4480" cy="3941064"/>
                    </a:xfrm>
                    <a:prstGeom prst="rect">
                      <a:avLst/>
                    </a:prstGeom>
                  </pic:spPr>
                </pic:pic>
              </a:graphicData>
            </a:graphic>
          </wp:inline>
        </w:drawing>
      </w:r>
      <w:r>
        <w:tab/>
      </w:r>
      <w:r>
        <w:tab/>
      </w:r>
      <w:r>
        <w:rPr>
          <w:noProof/>
        </w:rPr>
        <w:drawing>
          <wp:inline distT="0" distB="0" distL="0" distR="0" wp14:anchorId="7A5AD17D" wp14:editId="142FEB64">
            <wp:extent cx="1581912" cy="40325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912" cy="4032504"/>
                    </a:xfrm>
                    <a:prstGeom prst="rect">
                      <a:avLst/>
                    </a:prstGeom>
                  </pic:spPr>
                </pic:pic>
              </a:graphicData>
            </a:graphic>
          </wp:inline>
        </w:drawing>
      </w:r>
    </w:p>
    <w:p w14:paraId="3E6D55B2" w14:textId="32B68929" w:rsidR="00574418" w:rsidRDefault="00574418" w:rsidP="00574418">
      <w:pPr>
        <w:jc w:val="center"/>
      </w:pPr>
    </w:p>
    <w:p w14:paraId="25B6EC29" w14:textId="758E9A83" w:rsidR="00C17BE4" w:rsidRPr="00C17BE4" w:rsidRDefault="00C17BE4" w:rsidP="00C17BE4">
      <w:pPr>
        <w:pStyle w:val="Heading2"/>
        <w:rPr>
          <w:sz w:val="28"/>
        </w:rPr>
      </w:pPr>
      <w:bookmarkStart w:id="48" w:name="_Toc451889076"/>
      <w:r w:rsidRPr="00C17BE4">
        <w:rPr>
          <w:sz w:val="28"/>
        </w:rPr>
        <w:t>Candidate Risk Score Meter</w:t>
      </w:r>
      <w:bookmarkEnd w:id="48"/>
    </w:p>
    <w:p w14:paraId="46FA4416" w14:textId="610A5D97" w:rsidR="009E31B4" w:rsidRPr="009E31B4" w:rsidRDefault="009E31B4" w:rsidP="009E31B4">
      <w:r>
        <w:t>The candidate risk score meter (or gauge) indicates the severity of the patient’s candidate risk score relative to their current risk score.  It is used to quickly identify if a patient’s candidate HCCs would make a significant impact to their current risk score if they were added to the patient.</w:t>
      </w:r>
    </w:p>
    <w:p w14:paraId="604B6D9F" w14:textId="4D79CB91" w:rsidR="009E31B4" w:rsidRDefault="009E31B4" w:rsidP="00784C44">
      <w:pPr>
        <w:jc w:val="center"/>
      </w:pPr>
      <w:r>
        <w:rPr>
          <w:noProof/>
        </w:rPr>
        <w:drawing>
          <wp:inline distT="0" distB="0" distL="0" distR="0" wp14:anchorId="55D91273" wp14:editId="50E82B79">
            <wp:extent cx="950976" cy="9966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0976" cy="996696"/>
                    </a:xfrm>
                    <a:prstGeom prst="rect">
                      <a:avLst/>
                    </a:prstGeom>
                  </pic:spPr>
                </pic:pic>
              </a:graphicData>
            </a:graphic>
          </wp:inline>
        </w:drawing>
      </w:r>
      <w:r w:rsidR="004D7F14">
        <w:br/>
      </w:r>
      <w:r w:rsidR="004D7F14"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43B9C4D1" w14:textId="667A1246" w:rsidR="00A87135" w:rsidRDefault="00A87135" w:rsidP="00784C44">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6B0F5032" w14:textId="77777777" w:rsidR="002A6DF1" w:rsidRDefault="002A6DF1" w:rsidP="00796EAC">
      <w:pPr>
        <w:pStyle w:val="Heading2"/>
        <w:rPr>
          <w:sz w:val="28"/>
          <w:szCs w:val="28"/>
        </w:rPr>
      </w:pPr>
    </w:p>
    <w:p w14:paraId="1FB8A996" w14:textId="57F848D7" w:rsidR="00574418" w:rsidRDefault="00796EAC" w:rsidP="00796EAC">
      <w:pPr>
        <w:pStyle w:val="Heading2"/>
        <w:rPr>
          <w:sz w:val="28"/>
          <w:szCs w:val="28"/>
        </w:rPr>
      </w:pPr>
      <w:bookmarkStart w:id="49" w:name="_Toc451889077"/>
      <w:r>
        <w:rPr>
          <w:sz w:val="28"/>
          <w:szCs w:val="28"/>
        </w:rPr>
        <w:t>Viewing Current Year HCCs</w:t>
      </w:r>
      <w:bookmarkEnd w:id="49"/>
    </w:p>
    <w:p w14:paraId="2EEF5247" w14:textId="36EF82D9" w:rsidR="00796EAC" w:rsidRDefault="00C55581" w:rsidP="002A6DF1">
      <w:pPr>
        <w:jc w:val="both"/>
      </w:pPr>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56096CB" w14:textId="6585A7B6" w:rsidR="008A6891" w:rsidRDefault="008A6891" w:rsidP="00C55581"/>
    <w:p w14:paraId="15786A2A" w14:textId="24418C6C" w:rsidR="00D345E8" w:rsidRDefault="00D345E8" w:rsidP="008A6891">
      <w:pPr>
        <w:pStyle w:val="Heading2"/>
        <w:rPr>
          <w:sz w:val="28"/>
          <w:szCs w:val="28"/>
        </w:rPr>
      </w:pPr>
      <w:bookmarkStart w:id="50" w:name="_Toc451889078"/>
      <w:r>
        <w:rPr>
          <w:sz w:val="28"/>
          <w:szCs w:val="28"/>
        </w:rPr>
        <w:t>Viewing Candidate HCCs</w:t>
      </w:r>
      <w:bookmarkEnd w:id="50"/>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470E91D5" w14:textId="77777777" w:rsidR="00B607DC" w:rsidRDefault="00B607DC" w:rsidP="008A6891">
      <w:pPr>
        <w:pStyle w:val="Heading2"/>
        <w:rPr>
          <w:sz w:val="28"/>
          <w:szCs w:val="28"/>
        </w:rPr>
      </w:pPr>
    </w:p>
    <w:p w14:paraId="38584944" w14:textId="77777777" w:rsidR="00B607DC" w:rsidRDefault="00B607DC" w:rsidP="008A6891">
      <w:pPr>
        <w:pStyle w:val="Heading2"/>
        <w:rPr>
          <w:sz w:val="28"/>
          <w:szCs w:val="28"/>
        </w:rPr>
      </w:pPr>
    </w:p>
    <w:p w14:paraId="537FD346" w14:textId="08AB8D4C" w:rsidR="008A6891" w:rsidRDefault="008A6891" w:rsidP="008A6891">
      <w:pPr>
        <w:pStyle w:val="Heading2"/>
        <w:rPr>
          <w:sz w:val="28"/>
          <w:szCs w:val="28"/>
        </w:rPr>
      </w:pPr>
      <w:bookmarkStart w:id="51" w:name="_Toc451889079"/>
      <w:r>
        <w:rPr>
          <w:sz w:val="28"/>
          <w:szCs w:val="28"/>
        </w:rPr>
        <w:lastRenderedPageBreak/>
        <w:t>Adding an HCC</w:t>
      </w:r>
      <w:bookmarkEnd w:id="51"/>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4FCDD940">
                <wp:simplePos x="0" y="0"/>
                <wp:positionH relativeFrom="margin">
                  <wp:posOffset>-83820</wp:posOffset>
                </wp:positionH>
                <wp:positionV relativeFrom="paragraph">
                  <wp:posOffset>425450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4106792C" id="Oval 37" o:spid="_x0000_s1026" style="position:absolute;margin-left:-6.6pt;margin-top:33.5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" filled="f" strokecolor="red" strokeweight="2pt">
                <w10:wrap anchorx="margin"/>
              </v:oval>
            </w:pict>
          </mc:Fallback>
        </mc:AlternateContent>
      </w:r>
      <w:r>
        <w:rPr>
          <w:noProof/>
        </w:rPr>
        <w:drawing>
          <wp:inline distT="0" distB="0" distL="0" distR="0" wp14:anchorId="566F6BFD" wp14:editId="2204DCEA">
            <wp:extent cx="4965192" cy="1088136"/>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5192" cy="1088136"/>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4C851CAF">
            <wp:extent cx="3794760" cy="2276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4760" cy="2276856"/>
                    </a:xfrm>
                    <a:prstGeom prst="rect">
                      <a:avLst/>
                    </a:prstGeom>
                  </pic:spPr>
                </pic:pic>
              </a:graphicData>
            </a:graphic>
          </wp:inline>
        </w:drawing>
      </w:r>
    </w:p>
    <w:p w14:paraId="7A96D4E0" w14:textId="44514350" w:rsidR="00B607DC" w:rsidRDefault="003705AC" w:rsidP="003705AC">
      <w:pPr>
        <w:jc w:val="both"/>
      </w:pPr>
      <w:r>
        <w:t>Once added</w:t>
      </w:r>
      <w:r w:rsidR="00B607DC">
        <w:t>,</w:t>
      </w:r>
      <w:r>
        <w:t xml:space="preserve"> the graphical display at the right automatically updates showing the current HCCs in blue and candidate HCCs in black. The pie chart displays the percentage each HCC contributes to the total. To display the percentage, hover over the pie slice.</w:t>
      </w:r>
      <w:r w:rsidR="0048338E">
        <w:t xml:space="preserve"> </w:t>
      </w:r>
    </w:p>
    <w:p w14:paraId="1C6FACD1" w14:textId="4A2E84B5" w:rsidR="003705AC" w:rsidRDefault="003705AC" w:rsidP="00B607DC">
      <w:pPr>
        <w:jc w:val="center"/>
        <w:rPr>
          <w:noProof/>
        </w:rPr>
      </w:pPr>
      <w:r>
        <w:rPr>
          <w:noProof/>
        </w:rPr>
        <w:drawing>
          <wp:inline distT="0" distB="0" distL="0" distR="0" wp14:anchorId="31EBD718" wp14:editId="5BF8D319">
            <wp:extent cx="1709928" cy="2551176"/>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9928" cy="2551176"/>
                    </a:xfrm>
                    <a:prstGeom prst="rect">
                      <a:avLst/>
                    </a:prstGeom>
                  </pic:spPr>
                </pic:pic>
              </a:graphicData>
            </a:graphic>
          </wp:inline>
        </w:drawing>
      </w:r>
      <w:r>
        <w:rPr>
          <w:noProof/>
        </w:rPr>
        <w:drawing>
          <wp:inline distT="0" distB="0" distL="0" distR="0" wp14:anchorId="5CB079C4" wp14:editId="2B719B8A">
            <wp:extent cx="2569464" cy="2551176"/>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9464" cy="2551176"/>
                    </a:xfrm>
                    <a:prstGeom prst="rect">
                      <a:avLst/>
                    </a:prstGeom>
                  </pic:spPr>
                </pic:pic>
              </a:graphicData>
            </a:graphic>
          </wp:inline>
        </w:drawing>
      </w:r>
    </w:p>
    <w:p w14:paraId="1CC25A32" w14:textId="4360F113" w:rsidR="002B416C" w:rsidRDefault="002B416C" w:rsidP="002B416C">
      <w:pPr>
        <w:pStyle w:val="Heading2"/>
        <w:rPr>
          <w:noProof/>
          <w:sz w:val="28"/>
          <w:szCs w:val="28"/>
        </w:rPr>
      </w:pPr>
      <w:bookmarkStart w:id="52" w:name="_Toc451889080"/>
      <w:r>
        <w:rPr>
          <w:noProof/>
          <w:sz w:val="28"/>
          <w:szCs w:val="28"/>
        </w:rPr>
        <w:lastRenderedPageBreak/>
        <w:t>Rejecting HCCs</w:t>
      </w:r>
      <w:bookmarkEnd w:id="52"/>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7750"/>
                    </a:xfrm>
                    <a:prstGeom prst="rect">
                      <a:avLst/>
                    </a:prstGeom>
                  </pic:spPr>
                </pic:pic>
              </a:graphicData>
            </a:graphic>
          </wp:inline>
        </w:drawing>
      </w:r>
    </w:p>
    <w:p w14:paraId="71BCA0EF" w14:textId="77777777" w:rsidR="00B607DC" w:rsidRDefault="00B607DC" w:rsidP="002B416C">
      <w:pPr>
        <w:rPr>
          <w:noProof/>
        </w:rPr>
      </w:pPr>
    </w:p>
    <w:p w14:paraId="7B686EC2" w14:textId="63DB5E46" w:rsidR="00093F71" w:rsidRDefault="00093F71" w:rsidP="002B416C">
      <w:pPr>
        <w:rPr>
          <w:noProof/>
        </w:rPr>
      </w:pPr>
      <w:r>
        <w:rPr>
          <w:noProof/>
        </w:rPr>
        <w:lastRenderedPageBreak/>
        <w:t xml:space="preserve">To complete rejection, enter notes and select reject. </w:t>
      </w:r>
    </w:p>
    <w:p w14:paraId="52AC0DA8" w14:textId="3BEC66DF" w:rsidR="00093F71" w:rsidRDefault="00093F71" w:rsidP="002B416C">
      <w:pPr>
        <w:rPr>
          <w:noProof/>
        </w:rPr>
      </w:pPr>
      <w:r>
        <w:rPr>
          <w:noProof/>
        </w:rPr>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14:paraId="77333A45" w14:textId="54FB0D2C" w:rsidR="00093F71" w:rsidRDefault="00093F71" w:rsidP="00F8504A">
      <w:pPr>
        <w:jc w:val="both"/>
        <w:rPr>
          <w:noProof/>
        </w:rPr>
      </w:pPr>
      <w:r>
        <w:rPr>
          <w:noProof/>
        </w:rPr>
        <w:t>The HCC no longer appears in the candidate HCC list unless include Rejected HCCs is displayed. The graphs at th</w:t>
      </w:r>
      <w:r w:rsidR="00B607DC">
        <w:rPr>
          <w:noProof/>
        </w:rPr>
        <w:t>e</w:t>
      </w:r>
      <w:r>
        <w:rPr>
          <w:noProof/>
        </w:rPr>
        <w:t xml:space="preserve"> right are updated a well.</w:t>
      </w:r>
    </w:p>
    <w:p w14:paraId="2A0A175E" w14:textId="3E353D1B" w:rsidR="00093F71" w:rsidRDefault="00B607DC" w:rsidP="002B416C">
      <w:pPr>
        <w:rPr>
          <w:noProof/>
        </w:rPr>
      </w:pPr>
      <w:r>
        <w:rPr>
          <w:noProof/>
        </w:rPr>
        <mc:AlternateContent>
          <mc:Choice Requires="wps">
            <w:drawing>
              <wp:anchor distT="45720" distB="45720" distL="114300" distR="114300" simplePos="0" relativeHeight="251677696" behindDoc="1" locked="0" layoutInCell="1" allowOverlap="1" wp14:anchorId="44D4ED1A" wp14:editId="0A3B08D9">
                <wp:simplePos x="0" y="0"/>
                <wp:positionH relativeFrom="margin">
                  <wp:align>left</wp:align>
                </wp:positionH>
                <wp:positionV relativeFrom="paragraph">
                  <wp:posOffset>168910</wp:posOffset>
                </wp:positionV>
                <wp:extent cx="3482340" cy="563880"/>
                <wp:effectExtent l="0" t="0" r="2286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solidFill>
                            <a:srgbClr val="000000"/>
                          </a:solidFill>
                          <a:miter lim="800000"/>
                          <a:headEnd/>
                          <a:tailEnd/>
                        </a:ln>
                      </wps:spPr>
                      <wps:txbx>
                        <w:txbxContent>
                          <w:p w14:paraId="142EB3E4" w14:textId="4EFB1709" w:rsidR="00B607DC" w:rsidRDefault="00B607DC">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D4ED1A" id="_x0000_s1030"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">
                <v:textbox>
                  <w:txbxContent>
                    <w:p w14:paraId="142EB3E4" w14:textId="4EFB1709" w:rsidR="00B607DC" w:rsidRDefault="00B607DC">
                      <w:r>
                        <w:t>The images show the graphical display after rejecting an HCC.</w:t>
                      </w:r>
                    </w:p>
                  </w:txbxContent>
                </v:textbox>
                <w10:wrap anchorx="margin"/>
              </v:shape>
            </w:pict>
          </mc:Fallback>
        </mc:AlternateContent>
      </w:r>
      <w:r w:rsidR="00093F71">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9584" cy="1581912"/>
                    </a:xfrm>
                    <a:prstGeom prst="rect">
                      <a:avLst/>
                    </a:prstGeom>
                  </pic:spPr>
                </pic:pic>
              </a:graphicData>
            </a:graphic>
          </wp:inline>
        </w:drawing>
      </w:r>
      <w:r w:rsidR="00093F71">
        <w:rPr>
          <w:noProof/>
        </w:rPr>
        <w:tab/>
      </w:r>
      <w:r w:rsidR="00093F71">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0744" cy="3054096"/>
                    </a:xfrm>
                    <a:prstGeom prst="rect">
                      <a:avLst/>
                    </a:prstGeom>
                  </pic:spPr>
                </pic:pic>
              </a:graphicData>
            </a:graphic>
          </wp:inline>
        </w:drawing>
      </w:r>
    </w:p>
    <w:p w14:paraId="10832E85" w14:textId="6A5E8983" w:rsidR="00093F71" w:rsidRDefault="00B607DC" w:rsidP="002B416C">
      <w:pPr>
        <w:rPr>
          <w:noProof/>
        </w:rPr>
      </w:pPr>
      <w:r>
        <w:rPr>
          <w:noProof/>
        </w:rPr>
        <w:lastRenderedPageBreak/>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607DC" w:rsidRDefault="00B607DC"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5EE7D5E" id="_x0000_s1031"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B6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x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bMzgeiICAAAjBAAADgAAAAAAAAAAAAAAAAAuAgAAZHJzL2Uyb0RvYy54bWxQSwEC&#10;LQAUAAYACAAAACEA01qrdtkAAAAEAQAADwAAAAAAAAAAAAAAAAB8BAAAZHJzL2Rvd25yZXYueG1s&#10;UEsFBgAAAAAEAAQA8wAAAIIFAAAAAA==&#10;" stroked="f">
                <v:textbox>
                  <w:txbxContent>
                    <w:p w14:paraId="30B66835" w14:textId="77777777" w:rsidR="00B607DC" w:rsidRDefault="00B607DC"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0E202A44">
            <wp:extent cx="3575304" cy="138074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5304" cy="1380744"/>
                    </a:xfrm>
                    <a:prstGeom prst="rect">
                      <a:avLst/>
                    </a:prstGeom>
                  </pic:spPr>
                </pic:pic>
              </a:graphicData>
            </a:graphic>
          </wp:inline>
        </w:drawing>
      </w:r>
      <w:r w:rsidR="00093F71">
        <w:rPr>
          <w:noProof/>
        </w:rPr>
        <w:tab/>
      </w:r>
      <w:r w:rsidR="00093F71">
        <w:rPr>
          <w:noProof/>
        </w:rPr>
        <w:tab/>
      </w:r>
      <w:r w:rsidR="00093F71">
        <w:rPr>
          <w:noProof/>
        </w:rPr>
        <w:drawing>
          <wp:inline distT="0" distB="0" distL="0" distR="0" wp14:anchorId="6F449598" wp14:editId="5E7E1E48">
            <wp:extent cx="1298448" cy="28712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8448" cy="2871216"/>
                    </a:xfrm>
                    <a:prstGeom prst="rect">
                      <a:avLst/>
                    </a:prstGeom>
                  </pic:spPr>
                </pic:pic>
              </a:graphicData>
            </a:graphic>
          </wp:inline>
        </w:drawing>
      </w:r>
    </w:p>
    <w:p w14:paraId="7F2D7AB3" w14:textId="2CB301F3" w:rsidR="00B074FC" w:rsidRDefault="00B074FC" w:rsidP="00B074FC">
      <w:pPr>
        <w:pStyle w:val="Heading2"/>
        <w:rPr>
          <w:noProof/>
          <w:sz w:val="28"/>
          <w:szCs w:val="28"/>
        </w:rPr>
      </w:pPr>
      <w:bookmarkStart w:id="53" w:name="_Toc451889081"/>
      <w:r>
        <w:rPr>
          <w:noProof/>
          <w:sz w:val="28"/>
          <w:szCs w:val="28"/>
        </w:rPr>
        <w:t>Look up another patient</w:t>
      </w:r>
      <w:bookmarkEnd w:id="53"/>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54" w:name="_Toc451889082"/>
      <w:r>
        <w:rPr>
          <w:noProof/>
          <w:sz w:val="28"/>
          <w:szCs w:val="28"/>
        </w:rPr>
        <w:t>Logout</w:t>
      </w:r>
      <w:bookmarkEnd w:id="54"/>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55" w:name="_Toc451889083"/>
      <w:r w:rsidRPr="00AF0602">
        <w:rPr>
          <w:noProof/>
          <w:sz w:val="28"/>
          <w:szCs w:val="28"/>
        </w:rPr>
        <w:t>Data Recording</w:t>
      </w:r>
      <w:bookmarkEnd w:id="55"/>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336443">
      <w:pPr>
        <w:pStyle w:val="Heading1"/>
        <w:rPr>
          <w:rFonts w:ascii="Times New Roman" w:hAnsi="Times New Roman" w:cs="Times New Roman"/>
          <w:b/>
          <w:color w:val="auto"/>
        </w:rPr>
      </w:pPr>
      <w:bookmarkStart w:id="56" w:name="_Toc451889084"/>
      <w:r>
        <w:rPr>
          <w:rFonts w:ascii="Times New Roman" w:hAnsi="Times New Roman" w:cs="Times New Roman"/>
          <w:b/>
          <w:color w:val="auto"/>
        </w:rPr>
        <w:t xml:space="preserve">Future </w:t>
      </w:r>
      <w:r w:rsidR="0009118C">
        <w:rPr>
          <w:rFonts w:ascii="Times New Roman" w:hAnsi="Times New Roman" w:cs="Times New Roman"/>
          <w:b/>
          <w:color w:val="auto"/>
        </w:rPr>
        <w:t>Improvements</w:t>
      </w:r>
      <w:bookmarkEnd w:id="56"/>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561E62CE" w:rsidR="000D7E7B" w:rsidRDefault="000D7E7B" w:rsidP="002F1075">
      <w:pPr>
        <w:pStyle w:val="ListParagraph"/>
        <w:numPr>
          <w:ilvl w:val="0"/>
          <w:numId w:val="13"/>
        </w:numPr>
        <w:jc w:val="both"/>
      </w:pPr>
      <w:r>
        <w:t>A report listing patients with a high “candidate” HCC risk score.  This would help providers identify high risk patients with past medical conditions not yet recorded for the current calendar year.</w:t>
      </w:r>
    </w:p>
    <w:p w14:paraId="77DCC57F" w14:textId="0FBD4298" w:rsidR="000D7E7B" w:rsidRDefault="000D7E7B" w:rsidP="002F1075">
      <w:pPr>
        <w:pStyle w:val="ListParagraph"/>
        <w:numPr>
          <w:ilvl w:val="0"/>
          <w:numId w:val="13"/>
        </w:numPr>
        <w:jc w:val="both"/>
      </w:pPr>
      <w:r>
        <w:t>Allow the selection of individual Candidate HCCs (instead of all Candidate HCCs</w:t>
      </w:r>
      <w:r w:rsidR="001721DB">
        <w:t xml:space="preserve"> listed</w:t>
      </w:r>
      <w:r>
        <w:t>) to review the net impact this subset would have on the patient’s calculated risk score.</w:t>
      </w:r>
    </w:p>
    <w:p w14:paraId="62B4E253" w14:textId="4213B0BA" w:rsidR="009D776C" w:rsidRPr="00B607DC"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r w:rsidR="009D776C" w:rsidRPr="00B607DC">
        <w:rPr>
          <w:b/>
        </w:rPr>
        <w:br w:type="page"/>
      </w:r>
    </w:p>
    <w:p w14:paraId="2FC040E4" w14:textId="324380E7" w:rsidR="00565E65" w:rsidRDefault="00336443" w:rsidP="00336443">
      <w:pPr>
        <w:pStyle w:val="Heading1"/>
        <w:rPr>
          <w:rFonts w:ascii="Times New Roman" w:hAnsi="Times New Roman" w:cs="Times New Roman"/>
          <w:b/>
          <w:color w:val="auto"/>
        </w:rPr>
      </w:pPr>
      <w:bookmarkStart w:id="57" w:name="_Toc451889085"/>
      <w:r w:rsidRPr="00336443">
        <w:rPr>
          <w:rFonts w:ascii="Times New Roman" w:hAnsi="Times New Roman" w:cs="Times New Roman"/>
          <w:b/>
          <w:color w:val="auto"/>
        </w:rPr>
        <w:lastRenderedPageBreak/>
        <w:t>References</w:t>
      </w:r>
      <w:bookmarkEnd w:id="57"/>
    </w:p>
    <w:p w14:paraId="27A92CF3" w14:textId="74168C4C" w:rsidR="00EC0B42" w:rsidRPr="00EC0B42" w:rsidRDefault="00EC0B42" w:rsidP="00041E59">
      <w:pPr>
        <w:rPr>
          <w:b/>
        </w:rPr>
      </w:pPr>
      <w:r w:rsidRPr="00EC0B42">
        <w:rPr>
          <w:b/>
        </w:rPr>
        <w:t>Information from:</w:t>
      </w:r>
    </w:p>
    <w:p w14:paraId="0D48569B" w14:textId="5C69FF20" w:rsidR="002F1075" w:rsidRDefault="006039A5" w:rsidP="00041E59">
      <w:hyperlink r:id="rId49" w:history="1">
        <w:r w:rsidR="002F1075" w:rsidRPr="004A2C4C">
          <w:rPr>
            <w:rStyle w:val="Hyperlink"/>
          </w:rPr>
          <w:t>http://www.hl7.org/</w:t>
        </w:r>
      </w:hyperlink>
    </w:p>
    <w:p w14:paraId="039F4E7A" w14:textId="03E54302" w:rsidR="00041E59" w:rsidRPr="00041E59" w:rsidRDefault="006039A5" w:rsidP="00041E59">
      <w:hyperlink r:id="rId50" w:history="1">
        <w:r w:rsidR="00041E59" w:rsidRPr="00AF1CAA">
          <w:rPr>
            <w:rStyle w:val="Hyperlink"/>
          </w:rPr>
          <w:t>https://www.bcbsal.org/providers/pdfs/riskAdjustment.pdf</w:t>
        </w:r>
      </w:hyperlink>
      <w:r w:rsidR="00041E59">
        <w:t xml:space="preserve"> </w:t>
      </w:r>
    </w:p>
    <w:p w14:paraId="11924C41" w14:textId="27E6A0B3" w:rsidR="00041E59" w:rsidRPr="00041E59" w:rsidRDefault="006039A5" w:rsidP="00041E59">
      <w:hyperlink r:id="rId51"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6039A5" w:rsidP="00041E59">
      <w:hyperlink r:id="rId52" w:history="1">
        <w:r w:rsidR="00041E59" w:rsidRPr="00AF1CAA">
          <w:rPr>
            <w:rStyle w:val="Hyperlink"/>
          </w:rPr>
          <w:t>http://www.modernhealthcare.com/article/20150701/NEWS/150709989</w:t>
        </w:r>
      </w:hyperlink>
      <w:r w:rsidR="00041E59">
        <w:t xml:space="preserve"> </w:t>
      </w:r>
    </w:p>
    <w:p w14:paraId="447B719C" w14:textId="59D5F2E7" w:rsidR="00336443" w:rsidRDefault="006039A5" w:rsidP="00041E59">
      <w:pPr>
        <w:rPr>
          <w:rStyle w:val="Hyperlink"/>
        </w:rPr>
      </w:pPr>
      <w:hyperlink r:id="rId53"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6039A5" w:rsidP="008E1923">
      <w:hyperlink r:id="rId54"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6039A5" w:rsidP="008E1923">
      <w:hyperlink r:id="rId55" w:history="1">
        <w:r w:rsidR="008E1923" w:rsidRPr="00BB4902">
          <w:rPr>
            <w:rStyle w:val="Hyperlink"/>
          </w:rPr>
          <w:t>http://www.libertynursingagency.com/</w:t>
        </w:r>
      </w:hyperlink>
      <w:r w:rsidR="008E1923">
        <w:t xml:space="preserve"> </w:t>
      </w:r>
    </w:p>
    <w:p w14:paraId="4918BF8D" w14:textId="7E66A196" w:rsidR="008E1923" w:rsidRPr="008E1923" w:rsidRDefault="006039A5" w:rsidP="008E1923">
      <w:hyperlink r:id="rId56"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6039A5" w:rsidP="008E1923">
      <w:hyperlink r:id="rId57"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proofErr w:type="spellStart"/>
      <w:r>
        <w:t>High</w:t>
      </w:r>
      <w:r w:rsidR="000E50E7">
        <w:t>c</w:t>
      </w:r>
      <w:r>
        <w:t>harts</w:t>
      </w:r>
      <w:proofErr w:type="spellEnd"/>
      <w:r>
        <w:t xml:space="preserve"> </w:t>
      </w:r>
      <w:r w:rsidR="000E50E7">
        <w:t>(</w:t>
      </w:r>
      <w:hyperlink r:id="rId58" w:history="1">
        <w:r w:rsidRPr="004D7929">
          <w:rPr>
            <w:rStyle w:val="Hyperlink"/>
          </w:rPr>
          <w:t>http://www.highcharts.com/</w:t>
        </w:r>
      </w:hyperlink>
      <w:r w:rsidR="000E50E7">
        <w:t>)</w:t>
      </w:r>
    </w:p>
    <w:p w14:paraId="4414B3D3" w14:textId="77777777" w:rsidR="00EC0B42" w:rsidRDefault="00EC0B42" w:rsidP="00041E59"/>
    <w:p w14:paraId="45A4B9A4" w14:textId="2218DB9A" w:rsidR="00EC0B42" w:rsidRDefault="00EC0B42" w:rsidP="00041E59">
      <w:pPr>
        <w:rPr>
          <w:b/>
        </w:rPr>
      </w:pPr>
      <w:r w:rsidRPr="00EC0B42">
        <w:rPr>
          <w:b/>
        </w:rPr>
        <w:t>GitHub Repository</w:t>
      </w:r>
    </w:p>
    <w:p w14:paraId="2EAD7585" w14:textId="307B2A4A" w:rsidR="00EC0B42" w:rsidRDefault="006039A5" w:rsidP="00041E59">
      <w:hyperlink r:id="rId59" w:history="1">
        <w:r w:rsidR="00EC0B42" w:rsidRPr="00452ADB">
          <w:rPr>
            <w:rStyle w:val="Hyperlink"/>
          </w:rPr>
          <w:t>https://github.gatech.edu/sganas3/FHIRed_Up/</w:t>
        </w:r>
      </w:hyperlink>
    </w:p>
    <w:p w14:paraId="35CB4168" w14:textId="77777777" w:rsidR="00EC0B42" w:rsidRPr="00EC0B42" w:rsidRDefault="00EC0B42" w:rsidP="00041E59"/>
    <w:p w14:paraId="303AF215" w14:textId="77777777" w:rsidR="00D0338C" w:rsidRPr="00336443" w:rsidRDefault="00D0338C" w:rsidP="00041E59"/>
    <w:sectPr w:rsidR="00D0338C" w:rsidRPr="00336443" w:rsidSect="00F8504A">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9D4C1" w14:textId="77777777" w:rsidR="006039A5" w:rsidRDefault="006039A5" w:rsidP="002A3972">
      <w:pPr>
        <w:spacing w:after="0" w:line="240" w:lineRule="auto"/>
      </w:pPr>
      <w:r>
        <w:separator/>
      </w:r>
    </w:p>
  </w:endnote>
  <w:endnote w:type="continuationSeparator" w:id="0">
    <w:p w14:paraId="6F83A563" w14:textId="77777777" w:rsidR="006039A5" w:rsidRDefault="006039A5"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427510"/>
      <w:docPartObj>
        <w:docPartGallery w:val="Page Numbers (Bottom of Page)"/>
        <w:docPartUnique/>
      </w:docPartObj>
    </w:sdtPr>
    <w:sdtEndPr>
      <w:rPr>
        <w:color w:val="7F7F7F" w:themeColor="background1" w:themeShade="7F"/>
        <w:spacing w:val="60"/>
      </w:rPr>
    </w:sdtEndPr>
    <w:sdtContent>
      <w:p w14:paraId="2B0A8AC5" w14:textId="1F728988"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3E3B8C">
          <w:rPr>
            <w:noProof/>
          </w:rPr>
          <w:t>15</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F2C52" w14:textId="77777777" w:rsidR="006039A5" w:rsidRDefault="006039A5" w:rsidP="002A3972">
      <w:pPr>
        <w:spacing w:after="0" w:line="240" w:lineRule="auto"/>
      </w:pPr>
      <w:r>
        <w:separator/>
      </w:r>
    </w:p>
  </w:footnote>
  <w:footnote w:type="continuationSeparator" w:id="0">
    <w:p w14:paraId="00B327A8" w14:textId="77777777" w:rsidR="006039A5" w:rsidRDefault="006039A5" w:rsidP="002A39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Richgels">
    <w15:presenceInfo w15:providerId="Windows Live" w15:userId="3bc5139cb2612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50907"/>
    <w:rsid w:val="0007086D"/>
    <w:rsid w:val="0007098F"/>
    <w:rsid w:val="00081EBB"/>
    <w:rsid w:val="0009118C"/>
    <w:rsid w:val="00093F71"/>
    <w:rsid w:val="000C2846"/>
    <w:rsid w:val="000C7DC4"/>
    <w:rsid w:val="000D7E7B"/>
    <w:rsid w:val="000E50E7"/>
    <w:rsid w:val="00124392"/>
    <w:rsid w:val="001369DB"/>
    <w:rsid w:val="001721DB"/>
    <w:rsid w:val="0017772B"/>
    <w:rsid w:val="001F5E5B"/>
    <w:rsid w:val="0020100A"/>
    <w:rsid w:val="00237C73"/>
    <w:rsid w:val="00246F24"/>
    <w:rsid w:val="00253998"/>
    <w:rsid w:val="002A3972"/>
    <w:rsid w:val="002A6DF1"/>
    <w:rsid w:val="002B416C"/>
    <w:rsid w:val="002F1075"/>
    <w:rsid w:val="00336443"/>
    <w:rsid w:val="003433AB"/>
    <w:rsid w:val="00343B86"/>
    <w:rsid w:val="00352DD0"/>
    <w:rsid w:val="00361CF3"/>
    <w:rsid w:val="003705AC"/>
    <w:rsid w:val="00390D64"/>
    <w:rsid w:val="003E023B"/>
    <w:rsid w:val="003E3B8C"/>
    <w:rsid w:val="00447532"/>
    <w:rsid w:val="00460E8E"/>
    <w:rsid w:val="0048338E"/>
    <w:rsid w:val="00496F63"/>
    <w:rsid w:val="004B336C"/>
    <w:rsid w:val="004D7F14"/>
    <w:rsid w:val="004E0140"/>
    <w:rsid w:val="004F4379"/>
    <w:rsid w:val="00500A2F"/>
    <w:rsid w:val="00514B85"/>
    <w:rsid w:val="00550E27"/>
    <w:rsid w:val="005516FE"/>
    <w:rsid w:val="00557DE0"/>
    <w:rsid w:val="0056216E"/>
    <w:rsid w:val="00565E65"/>
    <w:rsid w:val="00574418"/>
    <w:rsid w:val="005B67E2"/>
    <w:rsid w:val="005C5F48"/>
    <w:rsid w:val="006039A5"/>
    <w:rsid w:val="00624B41"/>
    <w:rsid w:val="00627FF5"/>
    <w:rsid w:val="0065139D"/>
    <w:rsid w:val="00653A7E"/>
    <w:rsid w:val="00657BF1"/>
    <w:rsid w:val="006701BA"/>
    <w:rsid w:val="00691712"/>
    <w:rsid w:val="006E7E19"/>
    <w:rsid w:val="0075614D"/>
    <w:rsid w:val="00784C44"/>
    <w:rsid w:val="00796EAC"/>
    <w:rsid w:val="007D0B4F"/>
    <w:rsid w:val="007D1ACE"/>
    <w:rsid w:val="00834612"/>
    <w:rsid w:val="00875129"/>
    <w:rsid w:val="008A6891"/>
    <w:rsid w:val="008B5460"/>
    <w:rsid w:val="008E1923"/>
    <w:rsid w:val="008E3C87"/>
    <w:rsid w:val="008F42FA"/>
    <w:rsid w:val="008F7EB5"/>
    <w:rsid w:val="00911F33"/>
    <w:rsid w:val="00940DCA"/>
    <w:rsid w:val="00946124"/>
    <w:rsid w:val="00981A19"/>
    <w:rsid w:val="00997EEB"/>
    <w:rsid w:val="009B7499"/>
    <w:rsid w:val="009D776C"/>
    <w:rsid w:val="009E31B4"/>
    <w:rsid w:val="00A256AA"/>
    <w:rsid w:val="00A32DED"/>
    <w:rsid w:val="00A657E2"/>
    <w:rsid w:val="00A75521"/>
    <w:rsid w:val="00A80552"/>
    <w:rsid w:val="00A87135"/>
    <w:rsid w:val="00A93351"/>
    <w:rsid w:val="00AF0602"/>
    <w:rsid w:val="00B074FC"/>
    <w:rsid w:val="00B57909"/>
    <w:rsid w:val="00B607DC"/>
    <w:rsid w:val="00B83846"/>
    <w:rsid w:val="00BC4424"/>
    <w:rsid w:val="00BD71BE"/>
    <w:rsid w:val="00C02A57"/>
    <w:rsid w:val="00C04FDE"/>
    <w:rsid w:val="00C17BE4"/>
    <w:rsid w:val="00C21EFB"/>
    <w:rsid w:val="00C26EA0"/>
    <w:rsid w:val="00C55581"/>
    <w:rsid w:val="00C90A78"/>
    <w:rsid w:val="00CA3A1D"/>
    <w:rsid w:val="00CA4EE2"/>
    <w:rsid w:val="00CD5641"/>
    <w:rsid w:val="00CF26EA"/>
    <w:rsid w:val="00D0338C"/>
    <w:rsid w:val="00D1136C"/>
    <w:rsid w:val="00D345E8"/>
    <w:rsid w:val="00D605A8"/>
    <w:rsid w:val="00D644D9"/>
    <w:rsid w:val="00D7270A"/>
    <w:rsid w:val="00E519EF"/>
    <w:rsid w:val="00E91289"/>
    <w:rsid w:val="00EC0B42"/>
    <w:rsid w:val="00EE71CA"/>
    <w:rsid w:val="00F041FB"/>
    <w:rsid w:val="00F06649"/>
    <w:rsid w:val="00F8504A"/>
    <w:rsid w:val="00FE4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9B7499"/>
    <w:pPr>
      <w:spacing w:line="240" w:lineRule="auto"/>
    </w:pPr>
    <w:rPr>
      <w:i/>
      <w:iCs/>
      <w:color w:val="1F497D" w:themeColor="text2"/>
      <w:sz w:val="18"/>
      <w:szCs w:val="18"/>
    </w:rPr>
  </w:style>
  <w:style w:type="character" w:customStyle="1" w:styleId="st">
    <w:name w:val="st"/>
    <w:basedOn w:val="DefaultParagraphFont"/>
    <w:rsid w:val="00946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hyperlink" Target="https://focus-appliance-122323.appspot.com/login"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bcbsal.org/providers/pdfs/riskAdjustment.pdf" TargetMode="External"/><Relationship Id="rId55" Type="http://schemas.openxmlformats.org/officeDocument/2006/relationships/hyperlink" Target="http://www.libertynursingagency.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mailto:anjag1993@gmail.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kff.org/health-reform/issue-brief/explaining-health-care-reform-risk-adjustment-reinsurance-and-risk-corridors/" TargetMode="External"/><Relationship Id="rId58" Type="http://schemas.openxmlformats.org/officeDocument/2006/relationships/hyperlink" Target="http://www.highcharts.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focus-appliance-122323.appspot.com/login" TargetMode="External"/><Relationship Id="rId14" Type="http://schemas.openxmlformats.org/officeDocument/2006/relationships/hyperlink" Target="mailto:tmsuidan@gatech.edu"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allhealthcare.monster.com/training/articles/1822-5-steps-to-becoming-a-medical-assistant" TargetMode="External"/><Relationship Id="rId8" Type="http://schemas.openxmlformats.org/officeDocument/2006/relationships/image" Target="media/image1.png"/><Relationship Id="rId51" Type="http://schemas.openxmlformats.org/officeDocument/2006/relationships/hyperlink" Target="https://www.healthlawyers.org/Events/Programs/Materials/Documents/MM12/papers/EE_haley_sillman_slides.pdf" TargetMode="External"/><Relationship Id="rId3" Type="http://schemas.openxmlformats.org/officeDocument/2006/relationships/styles" Target="styl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hyperlink" Target="https://github.gatech.edu/sganas3/FHIRed_Up/"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gatech.edu/sganas3/FHIRed_Up/"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decompressionprosmarketing.com/blogs/decompression-pros/16891112-how-to-ask-for-referrals-from-medical-doctors"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hl7.org/" TargetMode="External"/><Relationship Id="rId57" Type="http://schemas.openxmlformats.org/officeDocument/2006/relationships/hyperlink" Target="http://greenfieldcc.3dcartstores.com/Medical-Coding-and-Billing_p_1058.html" TargetMode="External"/><Relationship Id="rId10" Type="http://schemas.openxmlformats.org/officeDocument/2006/relationships/hyperlink" Target="mailto:spiroganas@gmail.co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modernhealthcare.com/article/20150701/NEWS/150709989"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aburgos3@ga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BADF9-2A5E-415B-A3DB-58FFA1617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17</Pages>
  <Words>2360</Words>
  <Characters>13454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Jamie Richgels</cp:lastModifiedBy>
  <cp:revision>14</cp:revision>
  <cp:lastPrinted>2016-04-27T16:04:00Z</cp:lastPrinted>
  <dcterms:created xsi:type="dcterms:W3CDTF">2016-05-25T01:29:00Z</dcterms:created>
  <dcterms:modified xsi:type="dcterms:W3CDTF">2016-05-25T02:53:00Z</dcterms:modified>
</cp:coreProperties>
</file>